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73C3F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73C3F" w:rsidRPr="00FE26E4" w:rsidRDefault="00373C3F" w:rsidP="00A22AEB">
            <w:pPr>
              <w:pStyle w:val="Titolo3"/>
            </w:pPr>
            <w:bookmarkStart w:id="0" w:name="_Toc11315292"/>
            <w:r>
              <w:t>ATTREZZATURE: FRIGGITRICE</w:t>
            </w:r>
            <w:bookmarkEnd w:id="0"/>
          </w:p>
        </w:tc>
      </w:tr>
      <w:tr w:rsidR="00373C3F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73C3F" w:rsidRPr="006C1934" w:rsidRDefault="00373C3F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C3F" w:rsidRDefault="00373C3F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373C3F" w:rsidRDefault="00373C3F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373C3F" w:rsidRPr="00671D56" w:rsidRDefault="00373C3F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373C3F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73C3F" w:rsidRPr="006C1934" w:rsidRDefault="00373C3F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C3F" w:rsidRPr="00AC3990" w:rsidRDefault="00373C3F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373C3F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73C3F" w:rsidRPr="006C1934" w:rsidRDefault="00373C3F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C3F" w:rsidRDefault="00373C3F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INCENDIO</w:t>
            </w:r>
          </w:p>
          <w:p w:rsidR="00373C3F" w:rsidRDefault="00373C3F" w:rsidP="00A22AE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373C3F" w:rsidRDefault="00373C3F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:rsidR="00373C3F" w:rsidRPr="00AC3990" w:rsidRDefault="00373C3F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</w:tc>
      </w:tr>
      <w:tr w:rsidR="00373C3F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73C3F" w:rsidRPr="006C1934" w:rsidRDefault="00373C3F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Prima dell’utilizzo verificare che la tensione della rete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corrisponda a quella indicata nella targa dati dell’apparecchio.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Collegare l’apparecchio solo a prese di corrente aventi portata minima di 10 A e dotate di una efficiente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messa a terra. (In caso di incompatibilità tra la presa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e la spina dell’apparecchio, far sostituire la presa con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altra di tipo adatto, da personale professionalmente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qualificato)</w:t>
            </w:r>
            <w:r>
              <w:rPr>
                <w:sz w:val="20"/>
                <w:szCs w:val="18"/>
              </w:rPr>
              <w:t>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</w:t>
            </w:r>
            <w:r w:rsidRPr="0058347E">
              <w:rPr>
                <w:sz w:val="20"/>
                <w:szCs w:val="18"/>
              </w:rPr>
              <w:t>on posizionare l'apparecchio vicino a sorgenti di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calore.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Se il cavo di alimentazione è danneggiato, esso deve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essere sostituito dal costruttore o dal suo servizio assistenza tecnica, in modo da prevenire ogni rischio.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Durante il funzionamento l’apparecchio è caldo.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Non lasciare l’apparecchio a portata di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mano dei bambini.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Non trasportare la friggitrice quando l’olio è caldo,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perché si rischiano gravi scottature.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La friggitrice deve essere messa in funzione solo dopo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averla riempita con olio o grasso. Infatti, se riscaldata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a vuoto, interviene un dispositivo di sicurezza termico</w:t>
            </w:r>
            <w:r w:rsidRPr="0058347E">
              <w:rPr>
                <w:sz w:val="20"/>
                <w:szCs w:val="18"/>
              </w:rPr>
              <w:br/>
              <w:t>che ne interrompe il funzionamento. In tal caso, per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rimettere in funzione l’apparecchio è necessario rivolgersi ad un nostro centro autorizzato.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Se la friggitrice dovesse perdere olio, rivolgersi al centro assistenza tecnica o al personale autorizzato dall’azienda.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Il cestino si innesta automaticamente nel perno centrale della vasca. Pertanto, per evitare rotture, non ruotarlo manualmente per cercare la giusta posizione.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Prima di usare la friggitrice per la prima volta, lavare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accuratamente: la vasca, il cestello ed il coperchio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(rimuovere il filtro) con acqua calda e detersivo liquido per piatti. A fine operazione, asciugare tutto con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cura e togliere l’eventuale residuo di acqua che si raccoglie sul fondo della vasca. Questo per evitare che</w:t>
            </w:r>
            <w:r w:rsidRPr="0058347E">
              <w:rPr>
                <w:sz w:val="20"/>
                <w:szCs w:val="18"/>
              </w:rPr>
              <w:br/>
              <w:t>durante il funzionamento, fuoriescano pericolosi</w:t>
            </w:r>
            <w:r w:rsidRPr="0058347E">
              <w:rPr>
                <w:sz w:val="20"/>
                <w:szCs w:val="18"/>
              </w:rPr>
              <w:br/>
              <w:t>spruzzi di olio caldo.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Non consentire l’uso dell’apparecchio a persone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(anche bambini) con ridotte capacità psico-fisico-sensoriali, o con esperienza e conoscenze insufficienti, a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meno che non siano attentamente sorvegliate e istruite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da un responsabile della loro incolumità. Sorvegliare i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bambini, assicurandosi che non giochino con l’apparecchio</w:t>
            </w:r>
            <w:r>
              <w:rPr>
                <w:sz w:val="20"/>
                <w:szCs w:val="18"/>
              </w:rPr>
              <w:t>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</w:t>
            </w:r>
            <w:r w:rsidRPr="0058347E">
              <w:rPr>
                <w:sz w:val="20"/>
                <w:szCs w:val="18"/>
              </w:rPr>
              <w:t xml:space="preserve">on spostare l’apparecchio quando l’olio </w:t>
            </w:r>
            <w:proofErr w:type="spellStart"/>
            <w:r w:rsidRPr="0058347E">
              <w:rPr>
                <w:sz w:val="20"/>
                <w:szCs w:val="18"/>
              </w:rPr>
              <w:t>é</w:t>
            </w:r>
            <w:proofErr w:type="spellEnd"/>
            <w:r w:rsidRPr="0058347E">
              <w:rPr>
                <w:sz w:val="20"/>
                <w:szCs w:val="18"/>
              </w:rPr>
              <w:t xml:space="preserve"> ancora</w:t>
            </w:r>
            <w:r w:rsidRPr="0058347E">
              <w:rPr>
                <w:sz w:val="20"/>
                <w:szCs w:val="18"/>
              </w:rPr>
              <w:br/>
              <w:t>caldo.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Spostare l’apparecchio utilizzando le apposite impugnature. (Non utilizzare mai l’impugnatura del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cesto per compiere questa operazione).</w:t>
            </w:r>
          </w:p>
          <w:p w:rsidR="00373C3F" w:rsidRPr="0058347E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Controllare che l'olio sia sufficientemente freddo attendere circa 2 ore.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É del tutto normale che al primo utilizzo l’apparecchio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emetta odore di nuovo. Aerare la stanza.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Non lasciare che il cavo di alimentazione penda dal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bordo della superficie su cui è appoggiata la friggitrice, dove potrebbe facilmente essere afferrato da un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bambino o essere d’impiccio all’utente.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Fate attenzione al vapore bollente ed agli eventuali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schizzi d’olio provocati dall’apertura del coperchio.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proofErr w:type="gramStart"/>
            <w:r w:rsidRPr="0058347E">
              <w:rPr>
                <w:sz w:val="20"/>
                <w:szCs w:val="18"/>
              </w:rPr>
              <w:t>E’</w:t>
            </w:r>
            <w:proofErr w:type="gramEnd"/>
            <w:r w:rsidRPr="0058347E">
              <w:rPr>
                <w:sz w:val="20"/>
                <w:szCs w:val="18"/>
              </w:rPr>
              <w:t xml:space="preserve"> proibito l’uso di oli di produzione artigianale o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comunque aventi una elevata acidità.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L'apparecchio non deve essere fatto funzionare per</w:t>
            </w:r>
            <w:r>
              <w:rPr>
                <w:sz w:val="20"/>
                <w:szCs w:val="18"/>
              </w:rPr>
              <w:t xml:space="preserve"> </w:t>
            </w:r>
            <w:r w:rsidRPr="0058347E">
              <w:rPr>
                <w:sz w:val="20"/>
                <w:szCs w:val="18"/>
              </w:rPr>
              <w:t>mezzo di un timer esterno o con un sistema di comando a distanza separato</w:t>
            </w:r>
            <w:r>
              <w:rPr>
                <w:sz w:val="20"/>
                <w:szCs w:val="18"/>
              </w:rPr>
              <w:t>.</w:t>
            </w:r>
          </w:p>
          <w:p w:rsidR="00373C3F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lastRenderedPageBreak/>
              <w:t>Prima di qualsiasi pulizia togliere sempre la spina dalla</w:t>
            </w:r>
            <w:r w:rsidRPr="0058347E">
              <w:rPr>
                <w:sz w:val="20"/>
                <w:szCs w:val="18"/>
              </w:rPr>
              <w:br/>
              <w:t>presa di corrente.</w:t>
            </w:r>
          </w:p>
          <w:p w:rsidR="00373C3F" w:rsidRPr="0058347E" w:rsidRDefault="00373C3F" w:rsidP="00373C3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8347E">
              <w:rPr>
                <w:sz w:val="20"/>
                <w:szCs w:val="18"/>
              </w:rPr>
              <w:t>Non immergere mai la friggitrice nell’acqua e non</w:t>
            </w:r>
            <w:r w:rsidRPr="0058347E">
              <w:rPr>
                <w:sz w:val="20"/>
                <w:szCs w:val="18"/>
              </w:rPr>
              <w:br/>
              <w:t>metterla sotto il getto del rubinetto. Infiltrandosi, l’acqua provocherebbe folgorazioni.</w:t>
            </w:r>
          </w:p>
        </w:tc>
      </w:tr>
      <w:tr w:rsidR="00373C3F" w:rsidRPr="00212644" w:rsidTr="00A22AEB">
        <w:trPr>
          <w:trHeight w:val="1596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73C3F" w:rsidRPr="006C1934" w:rsidRDefault="00373C3F" w:rsidP="00A22AEB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C3F" w:rsidRDefault="00373C3F" w:rsidP="00A22AEB">
            <w:ins w:id="1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039B29A9" wp14:editId="7299FB61">
                    <wp:simplePos x="0" y="0"/>
                    <wp:positionH relativeFrom="column">
                      <wp:posOffset>2603500</wp:posOffset>
                    </wp:positionH>
                    <wp:positionV relativeFrom="paragraph">
                      <wp:posOffset>0</wp:posOffset>
                    </wp:positionV>
                    <wp:extent cx="1313815" cy="467995"/>
                    <wp:effectExtent l="0" t="0" r="0" b="0"/>
                    <wp:wrapSquare wrapText="bothSides"/>
                    <wp:docPr id="114" name="Immagine 12" descr="E171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" descr="E171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184DA0EA" wp14:editId="75230167">
                    <wp:simplePos x="0" y="0"/>
                    <wp:positionH relativeFrom="column">
                      <wp:posOffset>1283335</wp:posOffset>
                    </wp:positionH>
                    <wp:positionV relativeFrom="paragraph">
                      <wp:posOffset>-15240</wp:posOffset>
                    </wp:positionV>
                    <wp:extent cx="1313815" cy="467995"/>
                    <wp:effectExtent l="0" t="0" r="0" b="0"/>
                    <wp:wrapSquare wrapText="bothSides"/>
                    <wp:docPr id="132" name="Immagine 45" descr="E1712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" descr="E1712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3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5AF9C8CC" wp14:editId="3B992808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3" name="Immagine 13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373C3F" w:rsidRDefault="00373C3F" w:rsidP="00A22AEB">
            <w:ins w:id="4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2336" behindDoc="0" locked="0" layoutInCell="1" allowOverlap="1" wp14:anchorId="7DA18049" wp14:editId="37C3785E">
                    <wp:simplePos x="0" y="0"/>
                    <wp:positionH relativeFrom="column">
                      <wp:posOffset>-18415</wp:posOffset>
                    </wp:positionH>
                    <wp:positionV relativeFrom="paragraph">
                      <wp:posOffset>269240</wp:posOffset>
                    </wp:positionV>
                    <wp:extent cx="1313815" cy="467995"/>
                    <wp:effectExtent l="0" t="0" r="0" b="0"/>
                    <wp:wrapSquare wrapText="bothSides"/>
                    <wp:docPr id="3" name="Immagine 7" descr="E182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" descr="E182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373C3F" w:rsidRPr="00671D56" w:rsidRDefault="00373C3F" w:rsidP="00A22AEB">
            <w:ins w:id="5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3360" behindDoc="0" locked="0" layoutInCell="1" allowOverlap="1" wp14:anchorId="60ED6DC3" wp14:editId="0F98B3D9">
                    <wp:simplePos x="0" y="0"/>
                    <wp:positionH relativeFrom="column">
                      <wp:posOffset>-100330</wp:posOffset>
                    </wp:positionH>
                    <wp:positionV relativeFrom="paragraph">
                      <wp:posOffset>103505</wp:posOffset>
                    </wp:positionV>
                    <wp:extent cx="1310005" cy="467995"/>
                    <wp:effectExtent l="0" t="0" r="0" b="0"/>
                    <wp:wrapSquare wrapText="bothSides"/>
                    <wp:docPr id="4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373C3F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73C3F" w:rsidRDefault="00373C3F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C3F" w:rsidRPr="00E2259C" w:rsidRDefault="00373C3F" w:rsidP="00373C3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E2259C">
              <w:rPr>
                <w:noProof/>
                <w:sz w:val="20"/>
                <w:szCs w:val="20"/>
              </w:rPr>
              <w:t>Guanti di protezione contro rischi termici (EN 407)</w:t>
            </w:r>
          </w:p>
          <w:p w:rsidR="00373C3F" w:rsidRPr="007B1FB7" w:rsidRDefault="00373C3F" w:rsidP="00373C3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:rsidR="00373C3F" w:rsidRDefault="00373C3F" w:rsidP="00373C3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373C3F" w:rsidRDefault="00373C3F" w:rsidP="00373C3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373C3F" w:rsidRPr="00363F34" w:rsidRDefault="00373C3F" w:rsidP="00373C3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:rsidR="00373C3F" w:rsidRDefault="00373C3F">
      <w:bookmarkStart w:id="6" w:name="_GoBack"/>
      <w:bookmarkEnd w:id="6"/>
    </w:p>
    <w:sectPr w:rsidR="00373C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67F55"/>
    <w:multiLevelType w:val="hybridMultilevel"/>
    <w:tmpl w:val="57FA75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3F"/>
    <w:rsid w:val="0037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42D24D-9494-4CC9-9890-6E28C2A7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73C3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73C3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73C3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373C3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microsoft.com/office/2011/relationships/people" Target="people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2019-06-13T09:05:00Z</dcterms:created>
  <dcterms:modified xsi:type="dcterms:W3CDTF">2019-06-13T09:05:00Z</dcterms:modified>
</cp:coreProperties>
</file>