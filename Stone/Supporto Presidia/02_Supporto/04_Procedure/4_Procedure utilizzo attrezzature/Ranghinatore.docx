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C0517D" w:rsidTr="000F1C44">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C0517D" w:rsidRDefault="00C0517D" w:rsidP="000F1C44">
            <w:pPr>
              <w:pStyle w:val="Titolo3"/>
              <w:spacing w:line="256" w:lineRule="auto"/>
              <w:rPr>
                <w:lang w:eastAsia="en-US"/>
              </w:rPr>
            </w:pPr>
            <w:bookmarkStart w:id="0" w:name="_GoBack" w:colFirst="0" w:colLast="0"/>
            <w:r>
              <w:rPr>
                <w:lang w:eastAsia="en-US"/>
              </w:rPr>
              <w:t xml:space="preserve">ATTREZZATURE: </w:t>
            </w:r>
            <w:r>
              <w:rPr>
                <w:lang w:eastAsia="en-US"/>
              </w:rPr>
              <w:t xml:space="preserve">RANGHINATORE </w:t>
            </w:r>
            <w:r>
              <w:rPr>
                <w:lang w:eastAsia="en-US"/>
              </w:rPr>
              <w:t xml:space="preserve"> </w:t>
            </w:r>
          </w:p>
        </w:tc>
      </w:tr>
      <w:tr w:rsidR="00C0517D" w:rsidTr="000F1C44">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sz w:val="20"/>
                <w:szCs w:val="20"/>
                <w:lang w:eastAsia="en-US"/>
              </w:rPr>
            </w:pPr>
            <w:r>
              <w:rPr>
                <w:b/>
                <w:sz w:val="20"/>
                <w:szCs w:val="20"/>
                <w:lang w:eastAsia="en-US"/>
              </w:rPr>
              <w:t>Utilizzo improprio dell’attrezzatura.</w:t>
            </w:r>
          </w:p>
          <w:p w:rsidR="00C0517D" w:rsidRDefault="00C0517D" w:rsidP="000F1C44">
            <w:pPr>
              <w:spacing w:line="256" w:lineRule="auto"/>
              <w:rPr>
                <w:b/>
                <w:sz w:val="20"/>
                <w:szCs w:val="20"/>
                <w:lang w:eastAsia="en-US"/>
              </w:rPr>
            </w:pPr>
            <w:r>
              <w:rPr>
                <w:b/>
                <w:sz w:val="20"/>
                <w:szCs w:val="20"/>
                <w:lang w:eastAsia="en-US"/>
              </w:rPr>
              <w:t>Rischio per incompetenza dell’operatore.</w:t>
            </w:r>
          </w:p>
        </w:tc>
      </w:tr>
      <w:tr w:rsidR="00C0517D"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Cs/>
                <w:iCs/>
                <w:sz w:val="20"/>
                <w:szCs w:val="18"/>
                <w:lang w:eastAsia="en-US"/>
              </w:rPr>
            </w:pPr>
            <w:r>
              <w:rPr>
                <w:bCs/>
                <w:iCs/>
                <w:sz w:val="20"/>
                <w:szCs w:val="18"/>
                <w:lang w:eastAsia="en-US"/>
              </w:rPr>
              <w:t>Lavoratori</w:t>
            </w:r>
          </w:p>
        </w:tc>
      </w:tr>
      <w:tr w:rsidR="00C0517D"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sz w:val="20"/>
                <w:szCs w:val="20"/>
              </w:rPr>
            </w:pPr>
            <w:r>
              <w:rPr>
                <w:sz w:val="20"/>
                <w:szCs w:val="20"/>
              </w:rPr>
              <w:t xml:space="preserve">CESOIAMENTO E SCHIACCIAMENTO </w:t>
            </w:r>
          </w:p>
          <w:p w:rsidR="00C0517D" w:rsidRDefault="00C0517D" w:rsidP="000F1C44">
            <w:pPr>
              <w:spacing w:line="256" w:lineRule="auto"/>
              <w:rPr>
                <w:sz w:val="20"/>
                <w:szCs w:val="20"/>
              </w:rPr>
            </w:pPr>
            <w:r>
              <w:rPr>
                <w:sz w:val="20"/>
                <w:szCs w:val="20"/>
              </w:rPr>
              <w:t xml:space="preserve">IMPIGLIAMENTO E TRASCINAMENTO </w:t>
            </w:r>
          </w:p>
          <w:p w:rsidR="00C0517D" w:rsidRDefault="00C0517D" w:rsidP="000F1C44">
            <w:pPr>
              <w:spacing w:line="256" w:lineRule="auto"/>
              <w:rPr>
                <w:sz w:val="20"/>
                <w:szCs w:val="18"/>
              </w:rPr>
            </w:pPr>
            <w:r>
              <w:rPr>
                <w:sz w:val="20"/>
                <w:szCs w:val="18"/>
              </w:rPr>
              <w:t xml:space="preserve">INALAZIOE POLVERI, FIBRE, GAS, VAPORI </w:t>
            </w:r>
          </w:p>
          <w:p w:rsidR="00C0517D" w:rsidRDefault="00C0517D" w:rsidP="000F1C44">
            <w:pPr>
              <w:spacing w:line="256" w:lineRule="auto"/>
              <w:rPr>
                <w:sz w:val="20"/>
                <w:szCs w:val="18"/>
              </w:rPr>
            </w:pPr>
            <w:r>
              <w:rPr>
                <w:sz w:val="20"/>
                <w:szCs w:val="18"/>
              </w:rPr>
              <w:t xml:space="preserve">RUMORE </w:t>
            </w:r>
          </w:p>
          <w:p w:rsidR="00C0517D" w:rsidRDefault="00C0517D" w:rsidP="000F1C44">
            <w:pPr>
              <w:spacing w:line="256" w:lineRule="auto"/>
              <w:rPr>
                <w:sz w:val="20"/>
                <w:szCs w:val="18"/>
              </w:rPr>
            </w:pPr>
            <w:r>
              <w:rPr>
                <w:sz w:val="20"/>
                <w:szCs w:val="18"/>
              </w:rPr>
              <w:t>VIBRAZIONE</w:t>
            </w:r>
          </w:p>
          <w:p w:rsidR="00C0517D" w:rsidRDefault="00C0517D" w:rsidP="000F1C44">
            <w:pPr>
              <w:spacing w:line="256" w:lineRule="auto"/>
              <w:rPr>
                <w:sz w:val="20"/>
                <w:szCs w:val="18"/>
              </w:rPr>
            </w:pPr>
            <w:r>
              <w:rPr>
                <w:sz w:val="20"/>
                <w:szCs w:val="18"/>
              </w:rPr>
              <w:t>POSTURE INCONGRUE</w:t>
            </w:r>
          </w:p>
          <w:p w:rsidR="00C0517D" w:rsidRDefault="00C0517D" w:rsidP="000F1C44">
            <w:pPr>
              <w:spacing w:line="256" w:lineRule="auto"/>
              <w:rPr>
                <w:sz w:val="20"/>
                <w:szCs w:val="18"/>
                <w:lang w:eastAsia="en-US"/>
              </w:rPr>
            </w:pPr>
            <w:r>
              <w:rPr>
                <w:sz w:val="20"/>
                <w:szCs w:val="18"/>
                <w:lang w:eastAsia="en-US"/>
              </w:rPr>
              <w:t xml:space="preserve">MICROCLIMA </w:t>
            </w:r>
          </w:p>
        </w:tc>
      </w:tr>
      <w:tr w:rsidR="00C0517D" w:rsidRPr="00D707C1" w:rsidTr="000F1C44">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C0517D" w:rsidRPr="005A4985" w:rsidRDefault="00C0517D" w:rsidP="00C0517D">
            <w:pPr>
              <w:pStyle w:val="Paragrafoelenco"/>
              <w:numPr>
                <w:ilvl w:val="0"/>
                <w:numId w:val="2"/>
              </w:numPr>
              <w:suppressAutoHyphens w:val="0"/>
              <w:autoSpaceDN/>
              <w:jc w:val="both"/>
              <w:textAlignment w:val="auto"/>
              <w:rPr>
                <w:sz w:val="20"/>
                <w:szCs w:val="20"/>
              </w:rPr>
            </w:pPr>
            <w:r w:rsidRPr="005A4985">
              <w:rPr>
                <w:sz w:val="20"/>
                <w:szCs w:val="20"/>
              </w:rPr>
              <w:t xml:space="preserve">L’utilizzo dell’attrezzatura deve essere affidato a personale maggiorenne, qualificato ed addestrato per il suo impiego. Il Fabbricante, pertanto, non risponde di incidenti causati dalla negligenza dell’operatore e/o dall’inosservanza delle norme di sicurezza. </w:t>
            </w:r>
            <w:proofErr w:type="gramStart"/>
            <w:r w:rsidRPr="005A4985">
              <w:rPr>
                <w:sz w:val="20"/>
                <w:szCs w:val="20"/>
              </w:rPr>
              <w:t>Inoltre</w:t>
            </w:r>
            <w:proofErr w:type="gramEnd"/>
            <w:r w:rsidRPr="005A4985">
              <w:rPr>
                <w:sz w:val="20"/>
                <w:szCs w:val="20"/>
              </w:rPr>
              <w:t xml:space="preserve"> si annullerebbero immediatamente sia la responsabilità del Fabbricante che la garanzia del </w:t>
            </w:r>
            <w:proofErr w:type="spellStart"/>
            <w:r w:rsidRPr="005A4985">
              <w:rPr>
                <w:sz w:val="20"/>
                <w:szCs w:val="20"/>
              </w:rPr>
              <w:t>giroandanatore</w:t>
            </w:r>
            <w:proofErr w:type="spellEnd"/>
          </w:p>
          <w:p w:rsidR="00C0517D" w:rsidRPr="005A4985" w:rsidRDefault="00C0517D" w:rsidP="00C0517D">
            <w:pPr>
              <w:ind w:left="360"/>
              <w:jc w:val="both"/>
              <w:rPr>
                <w:sz w:val="20"/>
                <w:szCs w:val="20"/>
              </w:rPr>
            </w:pPr>
          </w:p>
          <w:p w:rsidR="00C0517D" w:rsidRPr="005A4985" w:rsidRDefault="00C0517D" w:rsidP="00C0517D">
            <w:pPr>
              <w:jc w:val="both"/>
              <w:rPr>
                <w:sz w:val="20"/>
                <w:szCs w:val="20"/>
              </w:rPr>
            </w:pPr>
            <w:r w:rsidRPr="005A4985">
              <w:rPr>
                <w:sz w:val="20"/>
                <w:szCs w:val="20"/>
                <w:u w:val="single"/>
              </w:rPr>
              <w:t>SPOSTAMENTI SU STRADA</w:t>
            </w:r>
            <w:r w:rsidRPr="005A4985">
              <w:rPr>
                <w:sz w:val="20"/>
                <w:szCs w:val="20"/>
              </w:rPr>
              <w:t xml:space="preserve">: </w:t>
            </w:r>
            <w:r w:rsidRPr="005A4985">
              <w:rPr>
                <w:sz w:val="20"/>
                <w:szCs w:val="20"/>
              </w:rPr>
              <w:t xml:space="preserve">il </w:t>
            </w:r>
            <w:proofErr w:type="spellStart"/>
            <w:r w:rsidRPr="005A4985">
              <w:rPr>
                <w:sz w:val="20"/>
                <w:szCs w:val="20"/>
              </w:rPr>
              <w:t>giroandanatore</w:t>
            </w:r>
            <w:proofErr w:type="spellEnd"/>
            <w:r w:rsidRPr="005A4985">
              <w:rPr>
                <w:sz w:val="20"/>
                <w:szCs w:val="20"/>
              </w:rPr>
              <w:t xml:space="preserve"> trainato può effettuarli solo se è agganciato al gancio di traino di un trattore agricolo mentre per quello portato sarà necessario sollevarlo, tramite il sollevatore idraulico, finché il punto più basso risulti ad almeno 40÷50 cm da terra. Per entrambi sarà importante che siano osservati i seguenti obblighi:</w:t>
            </w:r>
          </w:p>
          <w:p w:rsidR="00C0517D" w:rsidRPr="005A4985" w:rsidRDefault="00C0517D" w:rsidP="00C0517D">
            <w:pPr>
              <w:pStyle w:val="Paragrafoelenco"/>
              <w:numPr>
                <w:ilvl w:val="0"/>
                <w:numId w:val="2"/>
              </w:numPr>
              <w:suppressAutoHyphens w:val="0"/>
              <w:autoSpaceDN/>
              <w:jc w:val="both"/>
              <w:textAlignment w:val="auto"/>
              <w:rPr>
                <w:sz w:val="20"/>
                <w:szCs w:val="20"/>
              </w:rPr>
            </w:pPr>
            <w:r w:rsidRPr="005A4985">
              <w:rPr>
                <w:sz w:val="20"/>
                <w:szCs w:val="20"/>
              </w:rPr>
              <w:t xml:space="preserve">ingombro posteriore: l’operatore dovrà applicare al </w:t>
            </w:r>
            <w:proofErr w:type="spellStart"/>
            <w:r w:rsidRPr="005A4985">
              <w:rPr>
                <w:sz w:val="20"/>
                <w:szCs w:val="20"/>
              </w:rPr>
              <w:t>giroandanatore</w:t>
            </w:r>
            <w:proofErr w:type="spellEnd"/>
            <w:r w:rsidRPr="005A4985">
              <w:rPr>
                <w:sz w:val="20"/>
                <w:szCs w:val="20"/>
              </w:rPr>
              <w:t xml:space="preserve"> (sia portato che trainato) gli appositi pannelli (posteriore ed eventualmente laterali) come previsto dal codice della strada per evidenziare l’ingombro dell’attrezzatura. A tal proposito è bene ricordare che i pannelli devono essere retroriflettenti e fluorescenti a strisce gialle e rosse e del tipo omologato. Inoltre, per limitare l’ingombro trasversale dell’attrezzatura, questa dovrà sempre assumere la prevista configurazione da trasporto (con le sezioni esterne o gli schermi di protezione laterale sollevati), come mostrato in figura.</w:t>
            </w:r>
          </w:p>
          <w:p w:rsidR="00C0517D" w:rsidRPr="005A4985" w:rsidRDefault="00C0517D" w:rsidP="00C0517D">
            <w:pPr>
              <w:pStyle w:val="Paragrafoelenco"/>
              <w:numPr>
                <w:ilvl w:val="0"/>
                <w:numId w:val="2"/>
              </w:numPr>
              <w:suppressAutoHyphens w:val="0"/>
              <w:autoSpaceDN/>
              <w:jc w:val="both"/>
              <w:textAlignment w:val="auto"/>
              <w:rPr>
                <w:sz w:val="20"/>
                <w:szCs w:val="20"/>
              </w:rPr>
            </w:pPr>
            <w:r w:rsidRPr="005A4985">
              <w:rPr>
                <w:sz w:val="20"/>
                <w:szCs w:val="20"/>
              </w:rPr>
              <w:t xml:space="preserve">segnalatori: il trattore deve obbligatoriamente avere il dispositivo a luce lampeggiante (giallo o arancio) sempre in funzione. Inoltre, i dispositivi di segnalazione visiva e di illuminazione del trattore devono essere ripetuti, applicando una apposita barra nella parte posteriore dell’attrezzatura, qualora l’ingombro del </w:t>
            </w:r>
            <w:proofErr w:type="spellStart"/>
            <w:r w:rsidRPr="005A4985">
              <w:rPr>
                <w:sz w:val="20"/>
                <w:szCs w:val="20"/>
              </w:rPr>
              <w:t>giroandanatore</w:t>
            </w:r>
            <w:proofErr w:type="spellEnd"/>
            <w:r w:rsidRPr="005A4985">
              <w:rPr>
                <w:sz w:val="20"/>
                <w:szCs w:val="20"/>
              </w:rPr>
              <w:t xml:space="preserve"> ne occultasse la visibilità; - peso: la massa totale della macchina operatrice (trattore con </w:t>
            </w:r>
            <w:proofErr w:type="spellStart"/>
            <w:r w:rsidRPr="005A4985">
              <w:rPr>
                <w:sz w:val="20"/>
                <w:szCs w:val="20"/>
              </w:rPr>
              <w:t>giroandanatore</w:t>
            </w:r>
            <w:proofErr w:type="spellEnd"/>
            <w:r w:rsidRPr="005A4985">
              <w:rPr>
                <w:sz w:val="20"/>
                <w:szCs w:val="20"/>
              </w:rPr>
              <w:t xml:space="preserve">) non deve essere superiore del 30% di quella normale del trattore riportata sulla sua carta di circolazione. Il trattore deve sempre muoversi a velocità moderata, soprattutto sulle strade sconnesse, in quanto il peso posteriore potrebbe causare difficoltà alla guida; </w:t>
            </w:r>
          </w:p>
          <w:p w:rsidR="00C0517D" w:rsidRPr="005A4985" w:rsidRDefault="00C0517D" w:rsidP="00C0517D">
            <w:pPr>
              <w:pStyle w:val="Paragrafoelenco"/>
              <w:numPr>
                <w:ilvl w:val="0"/>
                <w:numId w:val="2"/>
              </w:numPr>
              <w:suppressAutoHyphens w:val="0"/>
              <w:autoSpaceDN/>
              <w:jc w:val="both"/>
              <w:textAlignment w:val="auto"/>
              <w:rPr>
                <w:sz w:val="20"/>
                <w:szCs w:val="20"/>
              </w:rPr>
            </w:pPr>
            <w:r w:rsidRPr="005A4985">
              <w:rPr>
                <w:sz w:val="20"/>
                <w:szCs w:val="20"/>
              </w:rPr>
              <w:t>norme: è necessario, comunque, conoscere ed attenersi alle norme per la circolazione su strada in vigore in ogni singolo Paese.</w:t>
            </w:r>
          </w:p>
          <w:p w:rsidR="00C0517D" w:rsidRPr="005A4985" w:rsidRDefault="00C0517D" w:rsidP="00C0517D">
            <w:pPr>
              <w:pStyle w:val="Paragrafoelenco"/>
              <w:numPr>
                <w:ilvl w:val="0"/>
                <w:numId w:val="2"/>
              </w:numPr>
              <w:suppressAutoHyphens w:val="0"/>
              <w:autoSpaceDN/>
              <w:jc w:val="both"/>
              <w:textAlignment w:val="auto"/>
              <w:rPr>
                <w:sz w:val="20"/>
                <w:szCs w:val="20"/>
              </w:rPr>
            </w:pPr>
            <w:r w:rsidRPr="005A4985">
              <w:rPr>
                <w:sz w:val="20"/>
                <w:szCs w:val="20"/>
              </w:rPr>
              <w:t xml:space="preserve">Durante lo spostamento su strada della macchina operatrice (trattore con </w:t>
            </w:r>
            <w:proofErr w:type="spellStart"/>
            <w:r w:rsidRPr="005A4985">
              <w:rPr>
                <w:sz w:val="20"/>
                <w:szCs w:val="20"/>
              </w:rPr>
              <w:t>giroandanatore</w:t>
            </w:r>
            <w:proofErr w:type="spellEnd"/>
            <w:r w:rsidRPr="005A4985">
              <w:rPr>
                <w:sz w:val="20"/>
                <w:szCs w:val="20"/>
              </w:rPr>
              <w:t xml:space="preserve">), l’operatore in cabina deve sempre osservare le seguenti </w:t>
            </w:r>
            <w:proofErr w:type="gramStart"/>
            <w:r w:rsidRPr="005A4985">
              <w:rPr>
                <w:sz w:val="20"/>
                <w:szCs w:val="20"/>
              </w:rPr>
              <w:t>precauzioni:  non</w:t>
            </w:r>
            <w:proofErr w:type="gramEnd"/>
            <w:r w:rsidRPr="005A4985">
              <w:rPr>
                <w:sz w:val="20"/>
                <w:szCs w:val="20"/>
              </w:rPr>
              <w:t xml:space="preserve"> deve portare passeggeri sul trattore; non deve trasportare persone, animali o cose sull’attrezzatura; la presa di forza deve sempre essere disinserita</w:t>
            </w:r>
          </w:p>
          <w:p w:rsidR="00C0517D" w:rsidRPr="005A4985" w:rsidRDefault="00C0517D" w:rsidP="00C0517D">
            <w:pPr>
              <w:jc w:val="both"/>
              <w:rPr>
                <w:sz w:val="20"/>
                <w:szCs w:val="20"/>
              </w:rPr>
            </w:pPr>
          </w:p>
          <w:p w:rsidR="00C0517D" w:rsidRPr="005A4985" w:rsidRDefault="00C0517D" w:rsidP="00C0517D">
            <w:pPr>
              <w:jc w:val="both"/>
              <w:rPr>
                <w:sz w:val="20"/>
                <w:szCs w:val="20"/>
              </w:rPr>
            </w:pPr>
            <w:r w:rsidRPr="005A4985">
              <w:rPr>
                <w:sz w:val="20"/>
                <w:szCs w:val="20"/>
                <w:u w:val="single"/>
              </w:rPr>
              <w:t>SPOSTAMENTO NEI CAMPI</w:t>
            </w:r>
            <w:r w:rsidRPr="005A4985">
              <w:rPr>
                <w:sz w:val="20"/>
                <w:szCs w:val="20"/>
              </w:rPr>
              <w:t xml:space="preserve">: </w:t>
            </w:r>
            <w:r w:rsidRPr="005A4985">
              <w:rPr>
                <w:sz w:val="20"/>
                <w:szCs w:val="20"/>
              </w:rPr>
              <w:t xml:space="preserve">al loro interno la macchina operatrice non dovrà attivare alcun segnalatore luminoso o sonoro né esporre alcun tipo di pannello. Fare assumere la configurazione da lavoro al </w:t>
            </w:r>
            <w:proofErr w:type="spellStart"/>
            <w:r w:rsidRPr="005A4985">
              <w:rPr>
                <w:sz w:val="20"/>
                <w:szCs w:val="20"/>
              </w:rPr>
              <w:t>giroandanatore</w:t>
            </w:r>
            <w:proofErr w:type="spellEnd"/>
            <w:r w:rsidRPr="005A4985">
              <w:rPr>
                <w:sz w:val="20"/>
                <w:szCs w:val="20"/>
              </w:rPr>
              <w:t xml:space="preserve"> solo prima di operare.</w:t>
            </w:r>
          </w:p>
          <w:p w:rsidR="00C0517D" w:rsidRPr="005A4985" w:rsidRDefault="00C0517D" w:rsidP="00C0517D">
            <w:pPr>
              <w:pStyle w:val="Paragrafoelenco"/>
              <w:numPr>
                <w:ilvl w:val="0"/>
                <w:numId w:val="3"/>
              </w:numPr>
              <w:jc w:val="both"/>
              <w:rPr>
                <w:sz w:val="20"/>
                <w:szCs w:val="20"/>
              </w:rPr>
            </w:pPr>
            <w:r w:rsidRPr="005A4985">
              <w:rPr>
                <w:sz w:val="20"/>
                <w:szCs w:val="20"/>
              </w:rPr>
              <w:t xml:space="preserve">rimuovere uno alla volta i bracci porta-denti dai rispettivi supporti sul telaio </w:t>
            </w:r>
            <w:r w:rsidRPr="005A4985">
              <w:rPr>
                <w:sz w:val="20"/>
                <w:szCs w:val="20"/>
              </w:rPr>
              <w:t>e</w:t>
            </w:r>
            <w:r w:rsidRPr="005A4985">
              <w:rPr>
                <w:sz w:val="20"/>
                <w:szCs w:val="20"/>
              </w:rPr>
              <w:t xml:space="preserve">d infilarli nelle loro sedi sul gruppo rotativo di lavoro per poi bloccarli ognuno con una spina di sicurezza; </w:t>
            </w:r>
          </w:p>
          <w:p w:rsidR="00C0517D" w:rsidRPr="005A4985" w:rsidRDefault="00C0517D" w:rsidP="00C0517D">
            <w:pPr>
              <w:pStyle w:val="Paragrafoelenco"/>
              <w:numPr>
                <w:ilvl w:val="0"/>
                <w:numId w:val="3"/>
              </w:numPr>
              <w:jc w:val="both"/>
              <w:rPr>
                <w:sz w:val="20"/>
                <w:szCs w:val="20"/>
              </w:rPr>
            </w:pPr>
            <w:r w:rsidRPr="005A4985">
              <w:rPr>
                <w:sz w:val="20"/>
                <w:szCs w:val="20"/>
              </w:rPr>
              <w:t xml:space="preserve">prima da un lato e poi dall’altro: tirare in avanti, verso l’attacco al trattore, lo schermo di protezione laterale in modo da sganciarlo dal blocco meccanico per il trasporto; </w:t>
            </w:r>
          </w:p>
          <w:p w:rsidR="00C0517D" w:rsidRPr="005A4985" w:rsidRDefault="00C0517D" w:rsidP="00C0517D">
            <w:pPr>
              <w:pStyle w:val="Paragrafoelenco"/>
              <w:numPr>
                <w:ilvl w:val="0"/>
                <w:numId w:val="3"/>
              </w:numPr>
              <w:jc w:val="both"/>
              <w:rPr>
                <w:sz w:val="20"/>
                <w:szCs w:val="20"/>
              </w:rPr>
            </w:pPr>
            <w:r w:rsidRPr="005A4985">
              <w:rPr>
                <w:sz w:val="20"/>
                <w:szCs w:val="20"/>
              </w:rPr>
              <w:t>tenendolo sempre tirato, ruotarlo verso il basso, come indicato in figura, e rilasciarlo solo quando sarà adagiato sulla struttura del telaio così da risultare bloccato dal relativo blocco meccanico da lavoro. Al rilascio dello schermo un’apposita molla provvederà a riportarlo nella posizione iniziale.</w:t>
            </w:r>
          </w:p>
          <w:p w:rsidR="00C0517D" w:rsidRPr="005A4985" w:rsidRDefault="00C0517D" w:rsidP="00C0517D">
            <w:pPr>
              <w:jc w:val="both"/>
              <w:rPr>
                <w:sz w:val="20"/>
                <w:szCs w:val="20"/>
                <w:u w:val="single"/>
              </w:rPr>
            </w:pPr>
          </w:p>
          <w:p w:rsidR="00C0517D" w:rsidRPr="005A4985" w:rsidRDefault="00C0517D" w:rsidP="00C0517D">
            <w:pPr>
              <w:jc w:val="both"/>
              <w:rPr>
                <w:sz w:val="20"/>
                <w:szCs w:val="20"/>
                <w:u w:val="single"/>
              </w:rPr>
            </w:pPr>
            <w:r w:rsidRPr="005A4985">
              <w:rPr>
                <w:sz w:val="20"/>
                <w:szCs w:val="20"/>
                <w:u w:val="single"/>
              </w:rPr>
              <w:t>AVVERTENZE PRIMA DELL’IMPIEGO</w:t>
            </w:r>
          </w:p>
          <w:p w:rsidR="00C0517D" w:rsidRPr="005A4985" w:rsidRDefault="00C0517D" w:rsidP="00C0517D">
            <w:pPr>
              <w:pStyle w:val="Paragrafoelenco"/>
              <w:numPr>
                <w:ilvl w:val="0"/>
                <w:numId w:val="4"/>
              </w:numPr>
              <w:jc w:val="both"/>
              <w:rPr>
                <w:sz w:val="20"/>
                <w:szCs w:val="20"/>
              </w:rPr>
            </w:pPr>
            <w:r w:rsidRPr="005A4985">
              <w:rPr>
                <w:sz w:val="20"/>
                <w:szCs w:val="20"/>
              </w:rPr>
              <w:t xml:space="preserve">verificare la corretta installazione del </w:t>
            </w:r>
            <w:proofErr w:type="spellStart"/>
            <w:r w:rsidRPr="005A4985">
              <w:rPr>
                <w:sz w:val="20"/>
                <w:szCs w:val="20"/>
              </w:rPr>
              <w:t>giroandanatore</w:t>
            </w:r>
            <w:proofErr w:type="spellEnd"/>
            <w:r w:rsidRPr="005A4985">
              <w:rPr>
                <w:sz w:val="20"/>
                <w:szCs w:val="20"/>
              </w:rPr>
              <w:t xml:space="preserve"> sul trattore e che tutti i dispositivi di bloccaggio e di sicurezza siano presenti ed integri; </w:t>
            </w:r>
          </w:p>
          <w:p w:rsidR="00C0517D" w:rsidRPr="005A4985" w:rsidRDefault="00C0517D" w:rsidP="00C0517D">
            <w:pPr>
              <w:pStyle w:val="Paragrafoelenco"/>
              <w:numPr>
                <w:ilvl w:val="0"/>
                <w:numId w:val="4"/>
              </w:numPr>
              <w:jc w:val="both"/>
              <w:rPr>
                <w:sz w:val="20"/>
                <w:szCs w:val="20"/>
              </w:rPr>
            </w:pPr>
            <w:r w:rsidRPr="005A4985">
              <w:rPr>
                <w:sz w:val="20"/>
                <w:szCs w:val="20"/>
              </w:rPr>
              <w:t>verificare sulla presa di forza del trattore, che il numero di giri al minuto sia di 540 e che il senso di rotazione sia quello orario. Accertarsi inoltre che essa risulti disinserita e con la sua leva bloccata;</w:t>
            </w:r>
          </w:p>
          <w:p w:rsidR="00C0517D" w:rsidRPr="005A4985" w:rsidRDefault="00C0517D" w:rsidP="00C0517D">
            <w:pPr>
              <w:pStyle w:val="Paragrafoelenco"/>
              <w:numPr>
                <w:ilvl w:val="0"/>
                <w:numId w:val="4"/>
              </w:numPr>
              <w:jc w:val="both"/>
              <w:rPr>
                <w:sz w:val="20"/>
                <w:szCs w:val="20"/>
              </w:rPr>
            </w:pPr>
            <w:r w:rsidRPr="005A4985">
              <w:rPr>
                <w:sz w:val="20"/>
                <w:szCs w:val="20"/>
              </w:rPr>
              <w:t>La presa di forza non deve mai essere inserita a motore spento e se tra i giunti delle due connessioni (trattore/</w:t>
            </w:r>
            <w:proofErr w:type="spellStart"/>
            <w:r w:rsidRPr="005A4985">
              <w:rPr>
                <w:sz w:val="20"/>
                <w:szCs w:val="20"/>
              </w:rPr>
              <w:t>giroandanatore</w:t>
            </w:r>
            <w:proofErr w:type="spellEnd"/>
            <w:r w:rsidRPr="005A4985">
              <w:rPr>
                <w:sz w:val="20"/>
                <w:szCs w:val="20"/>
              </w:rPr>
              <w:t>) vi è un’inclinazione maggiore di 10°;</w:t>
            </w:r>
          </w:p>
          <w:p w:rsidR="005A4985" w:rsidRPr="005A4985" w:rsidRDefault="00C0517D" w:rsidP="00C0517D">
            <w:pPr>
              <w:pStyle w:val="Paragrafoelenco"/>
              <w:numPr>
                <w:ilvl w:val="0"/>
                <w:numId w:val="4"/>
              </w:numPr>
              <w:jc w:val="both"/>
              <w:rPr>
                <w:sz w:val="20"/>
                <w:szCs w:val="20"/>
              </w:rPr>
            </w:pPr>
            <w:r w:rsidRPr="005A4985">
              <w:rPr>
                <w:sz w:val="20"/>
                <w:szCs w:val="20"/>
              </w:rPr>
              <w:t xml:space="preserve">verificare che l’albero cardanico sia correttamente installato e che tutti i relativi dispositivi di bloccaggio e di sicurezza siano presenti ed integri. Qualora uno di essi non lo fosse o venisse installato un dispositivo non omologato, il Fabbricante diffida il Cliente ad utilizzare tale albero in quanto vietato; </w:t>
            </w:r>
          </w:p>
          <w:p w:rsidR="005A4985" w:rsidRPr="005A4985" w:rsidRDefault="00C0517D" w:rsidP="00C0517D">
            <w:pPr>
              <w:pStyle w:val="Paragrafoelenco"/>
              <w:numPr>
                <w:ilvl w:val="0"/>
                <w:numId w:val="4"/>
              </w:numPr>
              <w:jc w:val="both"/>
              <w:rPr>
                <w:sz w:val="20"/>
                <w:szCs w:val="20"/>
              </w:rPr>
            </w:pPr>
            <w:r w:rsidRPr="005A4985">
              <w:rPr>
                <w:sz w:val="20"/>
                <w:szCs w:val="20"/>
              </w:rPr>
              <w:t xml:space="preserve">non utilizzate l’attrezzatura se sono presenti rotture o danneggiamenti specie di parti protettive; </w:t>
            </w:r>
          </w:p>
          <w:p w:rsidR="005A4985" w:rsidRPr="005A4985" w:rsidRDefault="00C0517D" w:rsidP="005A4985">
            <w:pPr>
              <w:pStyle w:val="Paragrafoelenco"/>
              <w:numPr>
                <w:ilvl w:val="0"/>
                <w:numId w:val="4"/>
              </w:numPr>
              <w:jc w:val="both"/>
              <w:rPr>
                <w:sz w:val="20"/>
                <w:szCs w:val="20"/>
              </w:rPr>
            </w:pPr>
            <w:r w:rsidRPr="005A4985">
              <w:rPr>
                <w:sz w:val="20"/>
                <w:szCs w:val="20"/>
              </w:rPr>
              <w:t>solo per il tipo portato</w:t>
            </w:r>
            <w:r w:rsidR="005A4985" w:rsidRPr="005A4985">
              <w:rPr>
                <w:sz w:val="20"/>
                <w:szCs w:val="20"/>
              </w:rPr>
              <w:t xml:space="preserve"> </w:t>
            </w:r>
            <w:r w:rsidRPr="005A4985">
              <w:rPr>
                <w:sz w:val="20"/>
                <w:szCs w:val="20"/>
              </w:rPr>
              <w:t>l’abbassamento dell’attrezzatura al suolo, tramite il sollevatore idraulico del trattore, deve avvenire dolcemente.</w:t>
            </w:r>
          </w:p>
          <w:p w:rsidR="00C0517D" w:rsidRPr="005A4985" w:rsidRDefault="00C0517D" w:rsidP="005A4985">
            <w:pPr>
              <w:pStyle w:val="Paragrafoelenco"/>
              <w:numPr>
                <w:ilvl w:val="0"/>
                <w:numId w:val="4"/>
              </w:numPr>
              <w:jc w:val="both"/>
              <w:rPr>
                <w:sz w:val="20"/>
                <w:szCs w:val="20"/>
              </w:rPr>
            </w:pPr>
            <w:r w:rsidRPr="005A4985">
              <w:rPr>
                <w:sz w:val="20"/>
                <w:szCs w:val="20"/>
              </w:rPr>
              <w:t>Evitare impatti violenti che potrebbero provocare danni a parti della struttura e a componenti;</w:t>
            </w:r>
          </w:p>
          <w:p w:rsidR="005A4985" w:rsidRPr="005A4985" w:rsidRDefault="005A4985" w:rsidP="005A4985">
            <w:pPr>
              <w:pStyle w:val="Paragrafoelenco"/>
              <w:numPr>
                <w:ilvl w:val="0"/>
                <w:numId w:val="4"/>
              </w:numPr>
              <w:jc w:val="both"/>
              <w:rPr>
                <w:sz w:val="20"/>
                <w:szCs w:val="20"/>
              </w:rPr>
            </w:pPr>
            <w:r w:rsidRPr="005A4985">
              <w:rPr>
                <w:sz w:val="20"/>
                <w:szCs w:val="20"/>
              </w:rPr>
              <w:t xml:space="preserve">effettuare gli interventi di manutenzione giornaliera </w:t>
            </w:r>
          </w:p>
          <w:p w:rsidR="005A4985" w:rsidRPr="005A4985" w:rsidRDefault="005A4985" w:rsidP="005A4985">
            <w:pPr>
              <w:pStyle w:val="Paragrafoelenco"/>
              <w:numPr>
                <w:ilvl w:val="0"/>
                <w:numId w:val="4"/>
              </w:numPr>
              <w:jc w:val="both"/>
              <w:rPr>
                <w:sz w:val="20"/>
                <w:szCs w:val="20"/>
              </w:rPr>
            </w:pPr>
            <w:r w:rsidRPr="005A4985">
              <w:rPr>
                <w:sz w:val="20"/>
                <w:szCs w:val="20"/>
              </w:rPr>
              <w:t xml:space="preserve">A tal proposito è bene ricordare che qualsiasi tipo di intervento (di controllo, di regolazione, di manutenzione od altro) deve essere sempre eseguito con l’attrezzatura ferma, la presa di forza disinserita ed il motore del trattore spento; </w:t>
            </w:r>
          </w:p>
          <w:p w:rsidR="005A4985" w:rsidRPr="005A4985" w:rsidRDefault="005A4985" w:rsidP="005A4985">
            <w:pPr>
              <w:pStyle w:val="Paragrafoelenco"/>
              <w:numPr>
                <w:ilvl w:val="0"/>
                <w:numId w:val="4"/>
              </w:numPr>
              <w:jc w:val="both"/>
              <w:rPr>
                <w:sz w:val="20"/>
                <w:szCs w:val="20"/>
              </w:rPr>
            </w:pPr>
            <w:r w:rsidRPr="005A4985">
              <w:rPr>
                <w:sz w:val="20"/>
                <w:szCs w:val="20"/>
              </w:rPr>
              <w:t xml:space="preserve">verificare la posizione del deflettore laterale e dei denti rispetto al terreno. </w:t>
            </w:r>
          </w:p>
          <w:p w:rsidR="005A4985" w:rsidRPr="005A4985" w:rsidRDefault="005A4985" w:rsidP="005A4985">
            <w:pPr>
              <w:pStyle w:val="Paragrafoelenco"/>
              <w:numPr>
                <w:ilvl w:val="0"/>
                <w:numId w:val="4"/>
              </w:numPr>
              <w:jc w:val="both"/>
              <w:rPr>
                <w:sz w:val="20"/>
                <w:szCs w:val="20"/>
              </w:rPr>
            </w:pPr>
            <w:r w:rsidRPr="005A4985">
              <w:rPr>
                <w:sz w:val="20"/>
                <w:szCs w:val="20"/>
              </w:rPr>
              <w:t>verificare che persone o animali non siano presenti in una delle zone pericolose dell’attrezzatura</w:t>
            </w:r>
            <w:r w:rsidRPr="005A4985">
              <w:rPr>
                <w:sz w:val="20"/>
                <w:szCs w:val="20"/>
              </w:rPr>
              <w:t xml:space="preserve">, </w:t>
            </w:r>
            <w:r w:rsidRPr="005A4985">
              <w:rPr>
                <w:sz w:val="20"/>
                <w:szCs w:val="20"/>
              </w:rPr>
              <w:t>in quanto non consapevoli di possibili pericoli;</w:t>
            </w:r>
          </w:p>
          <w:p w:rsidR="005A4985" w:rsidRPr="005A4985" w:rsidRDefault="005A4985" w:rsidP="005A4985">
            <w:pPr>
              <w:pStyle w:val="Paragrafoelenco"/>
              <w:numPr>
                <w:ilvl w:val="0"/>
                <w:numId w:val="4"/>
              </w:numPr>
              <w:jc w:val="both"/>
              <w:rPr>
                <w:sz w:val="20"/>
                <w:szCs w:val="20"/>
              </w:rPr>
            </w:pPr>
            <w:r w:rsidRPr="005A4985">
              <w:rPr>
                <w:sz w:val="20"/>
                <w:szCs w:val="20"/>
              </w:rPr>
              <w:t>L’</w:t>
            </w:r>
            <w:r w:rsidRPr="005A4985">
              <w:rPr>
                <w:sz w:val="20"/>
                <w:szCs w:val="20"/>
              </w:rPr>
              <w:t>operatività dell’attrezzatura è consentita in condizioni di luminosità e di visibilità buone. Nel caso in cui queste condizioni venissero a mancare, anche parzialmente, allora si consiglia di interrompere la lavorazione in quanto vengono a mancare anche le normali condizioni di sicurezza. La ripresa della lavorazione dovrà avvenire solo se si saranno ripristinate buone condizioni di luminosità e di visibilità.</w:t>
            </w:r>
          </w:p>
          <w:p w:rsidR="005A4985" w:rsidRPr="005A4985" w:rsidRDefault="005A4985" w:rsidP="005A4985">
            <w:pPr>
              <w:jc w:val="both"/>
              <w:rPr>
                <w:sz w:val="20"/>
                <w:szCs w:val="20"/>
                <w:u w:val="single"/>
              </w:rPr>
            </w:pPr>
          </w:p>
          <w:p w:rsidR="005A4985" w:rsidRPr="005A4985" w:rsidRDefault="005A4985" w:rsidP="005A4985">
            <w:pPr>
              <w:jc w:val="both"/>
              <w:rPr>
                <w:sz w:val="20"/>
                <w:szCs w:val="20"/>
                <w:u w:val="single"/>
              </w:rPr>
            </w:pPr>
            <w:r w:rsidRPr="005A4985">
              <w:rPr>
                <w:sz w:val="20"/>
                <w:szCs w:val="20"/>
                <w:u w:val="single"/>
              </w:rPr>
              <w:t>AVVERTENZE DURANTE L’IMPIEGO</w:t>
            </w:r>
          </w:p>
          <w:p w:rsidR="005A4985" w:rsidRPr="005A4985" w:rsidRDefault="005A4985" w:rsidP="005A4985">
            <w:pPr>
              <w:pStyle w:val="Paragrafoelenco"/>
              <w:numPr>
                <w:ilvl w:val="0"/>
                <w:numId w:val="5"/>
              </w:numPr>
              <w:jc w:val="both"/>
              <w:rPr>
                <w:sz w:val="20"/>
                <w:szCs w:val="20"/>
              </w:rPr>
            </w:pPr>
            <w:r w:rsidRPr="005A4985">
              <w:rPr>
                <w:sz w:val="20"/>
                <w:szCs w:val="20"/>
              </w:rPr>
              <w:t xml:space="preserve">mantenere sempre una velocità di avanzamento del trattore non superiore ai 15 km/h in fase di lavoro; </w:t>
            </w:r>
          </w:p>
          <w:p w:rsidR="005A4985" w:rsidRPr="005A4985" w:rsidRDefault="005A4985" w:rsidP="005A4985">
            <w:pPr>
              <w:pStyle w:val="Paragrafoelenco"/>
              <w:numPr>
                <w:ilvl w:val="0"/>
                <w:numId w:val="5"/>
              </w:numPr>
              <w:jc w:val="both"/>
              <w:rPr>
                <w:sz w:val="20"/>
                <w:szCs w:val="20"/>
              </w:rPr>
            </w:pPr>
            <w:r w:rsidRPr="005A4985">
              <w:rPr>
                <w:sz w:val="20"/>
                <w:szCs w:val="20"/>
              </w:rPr>
              <w:t>anche per brevi soste, l’operatore non deve mai abbandonare il trattore in moto ed incustodito. Egli, prima di scendere dal trattore deve sempre disinserire la presa di forza, inserire il freno di stazionamento, arrestare il motore del trattore e togliere le chiavi dal cruscotto;</w:t>
            </w:r>
          </w:p>
          <w:p w:rsidR="005A4985" w:rsidRPr="005A4985" w:rsidRDefault="005A4985" w:rsidP="005A4985">
            <w:pPr>
              <w:pStyle w:val="Paragrafoelenco"/>
              <w:numPr>
                <w:ilvl w:val="0"/>
                <w:numId w:val="5"/>
              </w:numPr>
              <w:jc w:val="both"/>
              <w:rPr>
                <w:sz w:val="20"/>
                <w:szCs w:val="20"/>
              </w:rPr>
            </w:pPr>
            <w:r w:rsidRPr="005A4985">
              <w:rPr>
                <w:sz w:val="20"/>
                <w:szCs w:val="20"/>
              </w:rPr>
              <w:t xml:space="preserve">durante le pause di lavoro, l’operatore non deve permettere a personale non autorizzato e/o non qualificato di sostituirlo; </w:t>
            </w:r>
          </w:p>
          <w:p w:rsidR="005A4985" w:rsidRPr="005A4985" w:rsidRDefault="005A4985" w:rsidP="005A4985">
            <w:pPr>
              <w:pStyle w:val="Paragrafoelenco"/>
              <w:numPr>
                <w:ilvl w:val="0"/>
                <w:numId w:val="5"/>
              </w:numPr>
              <w:jc w:val="both"/>
              <w:rPr>
                <w:sz w:val="20"/>
                <w:szCs w:val="20"/>
              </w:rPr>
            </w:pPr>
            <w:r w:rsidRPr="005A4985">
              <w:rPr>
                <w:sz w:val="20"/>
                <w:szCs w:val="20"/>
              </w:rPr>
              <w:t xml:space="preserve">prima di andare con il trattore in retromarcia o per cambi di direzione a fondo campo, deve necessariamente controllare che il </w:t>
            </w:r>
            <w:proofErr w:type="spellStart"/>
            <w:r w:rsidRPr="005A4985">
              <w:rPr>
                <w:sz w:val="20"/>
                <w:szCs w:val="20"/>
              </w:rPr>
              <w:t>giroandanatore</w:t>
            </w:r>
            <w:proofErr w:type="spellEnd"/>
            <w:r w:rsidRPr="005A4985">
              <w:rPr>
                <w:sz w:val="20"/>
                <w:szCs w:val="20"/>
              </w:rPr>
              <w:t xml:space="preserve"> non sia in configurazione da lavoro ma che i suoi denti siano sollevati da terra di almeno 30 cm. Per il tipo portato sarà necessario sollevare tutta l’attrezzatura mediante il sollevatore idraulico del trattore, mentre per il tipo trainato è previsto il sollevamento dell’intero telaio, ad azionamento idraulico, comandato, in cabina, da una delle leve del circuito ausiliario del trattore</w:t>
            </w:r>
            <w:r w:rsidRPr="005A4985">
              <w:rPr>
                <w:sz w:val="20"/>
                <w:szCs w:val="20"/>
              </w:rPr>
              <w:t>.</w:t>
            </w:r>
          </w:p>
          <w:p w:rsidR="005A4985" w:rsidRPr="005A4985" w:rsidRDefault="005A4985" w:rsidP="005A4985">
            <w:pPr>
              <w:pStyle w:val="Paragrafoelenco"/>
              <w:numPr>
                <w:ilvl w:val="0"/>
                <w:numId w:val="5"/>
              </w:numPr>
              <w:jc w:val="both"/>
              <w:rPr>
                <w:sz w:val="20"/>
                <w:szCs w:val="20"/>
              </w:rPr>
            </w:pPr>
            <w:r w:rsidRPr="005A4985">
              <w:rPr>
                <w:sz w:val="20"/>
                <w:szCs w:val="20"/>
              </w:rPr>
              <w:t xml:space="preserve">il funzionamento del </w:t>
            </w:r>
            <w:proofErr w:type="spellStart"/>
            <w:r w:rsidRPr="005A4985">
              <w:rPr>
                <w:sz w:val="20"/>
                <w:szCs w:val="20"/>
              </w:rPr>
              <w:t>giroandanatore</w:t>
            </w:r>
            <w:proofErr w:type="spellEnd"/>
            <w:r w:rsidRPr="005A4985">
              <w:rPr>
                <w:sz w:val="20"/>
                <w:szCs w:val="20"/>
              </w:rPr>
              <w:t xml:space="preserve"> non produce una rumorosità tale da consentire l’utilizzo di protezioni acustiche (tappi, cuffie, ecc.), ma il trattore, invece, potrebbe produrla. Consultare il manuale di uso e manutenzione del trattore; </w:t>
            </w:r>
          </w:p>
          <w:p w:rsidR="005A4985" w:rsidRPr="005A4985" w:rsidRDefault="005A4985" w:rsidP="005A4985">
            <w:pPr>
              <w:pStyle w:val="Paragrafoelenco"/>
              <w:numPr>
                <w:ilvl w:val="0"/>
                <w:numId w:val="5"/>
              </w:numPr>
              <w:jc w:val="both"/>
              <w:rPr>
                <w:sz w:val="20"/>
                <w:szCs w:val="20"/>
              </w:rPr>
            </w:pPr>
            <w:r w:rsidRPr="005A4985">
              <w:rPr>
                <w:sz w:val="20"/>
                <w:szCs w:val="20"/>
              </w:rPr>
              <w:t>le vibrazioni prodotte dall’attrezzatura e che giungono all’operatore sul trattore sono di bassa intensità ed hanno una frequenza tale da risultare inferiore ai livelli sopportabili dal corpo umano. Tuttavia, è bene mantenere gli organi di trasmissione e gli ingranaggi sempre ben lubrificati.</w:t>
            </w:r>
          </w:p>
          <w:p w:rsidR="005A4985" w:rsidRPr="005A4985" w:rsidRDefault="005A4985" w:rsidP="005A4985">
            <w:pPr>
              <w:jc w:val="both"/>
              <w:rPr>
                <w:sz w:val="20"/>
                <w:szCs w:val="20"/>
              </w:rPr>
            </w:pPr>
            <w:r w:rsidRPr="005A4985">
              <w:rPr>
                <w:sz w:val="20"/>
                <w:szCs w:val="20"/>
              </w:rPr>
              <w:t xml:space="preserve">Interrompere immediatamente il lavoro se: </w:t>
            </w:r>
          </w:p>
          <w:p w:rsidR="005A4985" w:rsidRPr="005A4985" w:rsidRDefault="005A4985" w:rsidP="005A4985">
            <w:pPr>
              <w:pStyle w:val="Paragrafoelenco"/>
              <w:numPr>
                <w:ilvl w:val="0"/>
                <w:numId w:val="6"/>
              </w:numPr>
              <w:jc w:val="both"/>
              <w:rPr>
                <w:sz w:val="20"/>
                <w:szCs w:val="20"/>
              </w:rPr>
            </w:pPr>
            <w:r w:rsidRPr="005A4985">
              <w:rPr>
                <w:sz w:val="20"/>
                <w:szCs w:val="20"/>
              </w:rPr>
              <w:t>si è in prossimità di oggetti resistenti, quali tombini, pozzetti, alberi, ecc. in quanto il contatto potrebbe provocare la rottura dei denti, i cui pezzi potrebbero anche essere proiettati intorno ad altissima velocità;</w:t>
            </w:r>
          </w:p>
          <w:p w:rsidR="005A4985" w:rsidRPr="005A4985" w:rsidRDefault="005A4985" w:rsidP="005A4985">
            <w:pPr>
              <w:pStyle w:val="Paragrafoelenco"/>
              <w:numPr>
                <w:ilvl w:val="0"/>
                <w:numId w:val="6"/>
              </w:numPr>
              <w:jc w:val="both"/>
              <w:rPr>
                <w:sz w:val="20"/>
                <w:szCs w:val="20"/>
              </w:rPr>
            </w:pPr>
            <w:r w:rsidRPr="005A4985">
              <w:rPr>
                <w:sz w:val="20"/>
                <w:szCs w:val="20"/>
              </w:rPr>
              <w:lastRenderedPageBreak/>
              <w:t xml:space="preserve">si avvertono vibrazioni rumorose dell’attrezzatura. Per evitare possibili danni, sarà opportuno fermare il trattore, disinserire la presa di forza, arrestare il motore e se possibile individuare ed eliminare l’inconveniente, osservando le norme di sicurezza previste; </w:t>
            </w:r>
          </w:p>
          <w:p w:rsidR="005A4985" w:rsidRPr="005A4985" w:rsidRDefault="005A4985" w:rsidP="005A4985">
            <w:pPr>
              <w:pStyle w:val="Paragrafoelenco"/>
              <w:numPr>
                <w:ilvl w:val="0"/>
                <w:numId w:val="6"/>
              </w:numPr>
              <w:jc w:val="both"/>
              <w:rPr>
                <w:sz w:val="20"/>
                <w:szCs w:val="20"/>
              </w:rPr>
            </w:pPr>
            <w:r w:rsidRPr="005A4985">
              <w:rPr>
                <w:sz w:val="20"/>
                <w:szCs w:val="20"/>
              </w:rPr>
              <w:t>sul modello trainato si verificano perdite di olio. Non ricercare mai la perdita con le mani nude, ma con l’ausilio di uno straccio e con guanti di protezione. L’olio sotto pressione potrebbe penetrare nella pelle causando gravi infezioni.</w:t>
            </w:r>
          </w:p>
          <w:p w:rsidR="005A4985" w:rsidRPr="005A4985" w:rsidRDefault="005A4985" w:rsidP="005A4985">
            <w:pPr>
              <w:jc w:val="both"/>
              <w:rPr>
                <w:sz w:val="20"/>
                <w:szCs w:val="20"/>
              </w:rPr>
            </w:pPr>
          </w:p>
          <w:p w:rsidR="005A4985" w:rsidRPr="005A4985" w:rsidRDefault="005A4985" w:rsidP="005A4985">
            <w:pPr>
              <w:pStyle w:val="Paragrafoelenco"/>
              <w:numPr>
                <w:ilvl w:val="0"/>
                <w:numId w:val="6"/>
              </w:numPr>
              <w:jc w:val="both"/>
              <w:rPr>
                <w:sz w:val="20"/>
                <w:szCs w:val="20"/>
              </w:rPr>
            </w:pPr>
            <w:r w:rsidRPr="005A4985">
              <w:rPr>
                <w:sz w:val="20"/>
                <w:szCs w:val="20"/>
              </w:rPr>
              <w:t>Visibilità: in condizioni di scarsa visibilità (nebbia, polvere, fumo od altro): si consiglia di fermare il processo lavorativo ed aspettare finché nebbia, polvere, fumo od altro si attenui. Comportarsi allo stesso modo in caso di vento e/o di pioggia.</w:t>
            </w:r>
          </w:p>
          <w:p w:rsidR="005A4985" w:rsidRPr="005A4985" w:rsidRDefault="005A4985" w:rsidP="005A4985">
            <w:pPr>
              <w:pStyle w:val="Paragrafoelenco"/>
              <w:rPr>
                <w:sz w:val="20"/>
                <w:szCs w:val="20"/>
              </w:rPr>
            </w:pPr>
          </w:p>
          <w:p w:rsidR="005A4985" w:rsidRPr="005A4985" w:rsidRDefault="005A4985" w:rsidP="005A4985">
            <w:pPr>
              <w:pStyle w:val="Paragrafoelenco"/>
              <w:numPr>
                <w:ilvl w:val="0"/>
                <w:numId w:val="6"/>
              </w:numPr>
              <w:jc w:val="both"/>
              <w:rPr>
                <w:sz w:val="20"/>
                <w:szCs w:val="20"/>
              </w:rPr>
            </w:pPr>
            <w:r w:rsidRPr="005A4985">
              <w:rPr>
                <w:sz w:val="20"/>
                <w:szCs w:val="20"/>
              </w:rPr>
              <w:t>Zone pericolose: se, durante il processo lavorativo, una persona o un animale entra in una delle zone pericolose l’operatore deve immediatamente disinserire la presa di forza, arrestare il trattore e provvedere ad allontanare l’intruso. Tali zone restano pericolose anche durante gli interventi di regolazione e/o di manutenzione e, pertanto, persone non addette non devono sostare né muoversi nelle vicinanze dell’attrezzatura.</w:t>
            </w:r>
          </w:p>
          <w:p w:rsidR="005A4985" w:rsidRPr="005A4985" w:rsidRDefault="005A4985" w:rsidP="005A4985">
            <w:pPr>
              <w:pStyle w:val="Paragrafoelenco"/>
              <w:numPr>
                <w:ilvl w:val="0"/>
                <w:numId w:val="6"/>
              </w:numPr>
              <w:jc w:val="both"/>
              <w:rPr>
                <w:sz w:val="20"/>
                <w:szCs w:val="20"/>
              </w:rPr>
            </w:pPr>
            <w:r w:rsidRPr="005A4985">
              <w:rPr>
                <w:sz w:val="20"/>
                <w:szCs w:val="20"/>
              </w:rPr>
              <w:t>Non utilizzare l’attrezzatura se: il prodotto tagliato risulta umido o bagnato. In queste condizioni esso diventa appiccicoso e si accumula facilmente sui denti limitandone la funzione operativa</w:t>
            </w:r>
          </w:p>
          <w:p w:rsidR="005A4985" w:rsidRPr="005A4985" w:rsidRDefault="005A4985" w:rsidP="005A4985">
            <w:pPr>
              <w:pStyle w:val="Paragrafoelenco"/>
              <w:numPr>
                <w:ilvl w:val="0"/>
                <w:numId w:val="6"/>
              </w:numPr>
              <w:jc w:val="both"/>
              <w:rPr>
                <w:sz w:val="20"/>
                <w:szCs w:val="20"/>
              </w:rPr>
            </w:pPr>
            <w:r w:rsidRPr="005A4985">
              <w:rPr>
                <w:sz w:val="20"/>
                <w:szCs w:val="20"/>
              </w:rPr>
              <w:t xml:space="preserve">Responsabilità dell’operatore Ciascun operatore addetto è direttamente responsabile del controllo operativo dello </w:t>
            </w:r>
            <w:proofErr w:type="spellStart"/>
            <w:r w:rsidRPr="005A4985">
              <w:rPr>
                <w:sz w:val="20"/>
                <w:szCs w:val="20"/>
              </w:rPr>
              <w:t>giroandanatore</w:t>
            </w:r>
            <w:proofErr w:type="spellEnd"/>
            <w:r w:rsidRPr="005A4985">
              <w:rPr>
                <w:sz w:val="20"/>
                <w:szCs w:val="20"/>
              </w:rPr>
              <w:t xml:space="preserve">, della sua manutenzione e dell’esecuzione di riparazioni e/o di sostituzioni di parti di ricambio. Questo significa che ciascuno operatore addetto non può delegare un altro, che non ha i suoi requisiti, a sostituirlo nelle proprie funzioni. Ognuno, perciò, diventa il responsabile dei danni causati a terzi, a </w:t>
            </w:r>
            <w:proofErr w:type="gramStart"/>
            <w:r w:rsidRPr="005A4985">
              <w:rPr>
                <w:sz w:val="20"/>
                <w:szCs w:val="20"/>
              </w:rPr>
              <w:t>se</w:t>
            </w:r>
            <w:proofErr w:type="gramEnd"/>
            <w:r w:rsidRPr="005A4985">
              <w:rPr>
                <w:sz w:val="20"/>
                <w:szCs w:val="20"/>
              </w:rPr>
              <w:t xml:space="preserve"> stesso, ad animali o a cose se: </w:t>
            </w:r>
          </w:p>
          <w:p w:rsidR="005A4985" w:rsidRPr="005A4985" w:rsidRDefault="005A4985" w:rsidP="005A4985">
            <w:pPr>
              <w:pStyle w:val="Paragrafoelenco"/>
              <w:numPr>
                <w:ilvl w:val="0"/>
                <w:numId w:val="7"/>
              </w:numPr>
              <w:jc w:val="both"/>
              <w:rPr>
                <w:sz w:val="20"/>
                <w:szCs w:val="20"/>
              </w:rPr>
            </w:pPr>
            <w:r w:rsidRPr="005A4985">
              <w:rPr>
                <w:sz w:val="20"/>
                <w:szCs w:val="20"/>
              </w:rPr>
              <w:t xml:space="preserve">usa l’attrezzatura in modo scorretto o improprio; </w:t>
            </w:r>
          </w:p>
          <w:p w:rsidR="005A4985" w:rsidRPr="005A4985" w:rsidRDefault="005A4985" w:rsidP="005A4985">
            <w:pPr>
              <w:pStyle w:val="Paragrafoelenco"/>
              <w:numPr>
                <w:ilvl w:val="0"/>
                <w:numId w:val="7"/>
              </w:numPr>
              <w:jc w:val="both"/>
              <w:rPr>
                <w:sz w:val="20"/>
                <w:szCs w:val="20"/>
              </w:rPr>
            </w:pPr>
            <w:r w:rsidRPr="005A4985">
              <w:rPr>
                <w:sz w:val="20"/>
                <w:szCs w:val="20"/>
              </w:rPr>
              <w:t xml:space="preserve">usa l’attrezzatura sotto l’effetto di alcool, farmaci o droghe oppure stanco o ammalato; </w:t>
            </w:r>
          </w:p>
          <w:p w:rsidR="005A4985" w:rsidRPr="005A4985" w:rsidRDefault="005A4985" w:rsidP="005A4985">
            <w:pPr>
              <w:pStyle w:val="Paragrafoelenco"/>
              <w:numPr>
                <w:ilvl w:val="0"/>
                <w:numId w:val="7"/>
              </w:numPr>
              <w:jc w:val="both"/>
              <w:rPr>
                <w:sz w:val="20"/>
                <w:szCs w:val="20"/>
              </w:rPr>
            </w:pPr>
            <w:r w:rsidRPr="005A4985">
              <w:rPr>
                <w:sz w:val="20"/>
                <w:szCs w:val="20"/>
              </w:rPr>
              <w:t>indossa capi di vestiario che possano impigliarsi in organi in movimento o ruotanti</w:t>
            </w:r>
          </w:p>
          <w:p w:rsidR="005A4985" w:rsidRPr="005A4985" w:rsidRDefault="005A4985" w:rsidP="005A4985">
            <w:pPr>
              <w:pStyle w:val="Paragrafoelenco"/>
              <w:numPr>
                <w:ilvl w:val="0"/>
                <w:numId w:val="7"/>
              </w:numPr>
              <w:jc w:val="both"/>
              <w:rPr>
                <w:sz w:val="20"/>
                <w:szCs w:val="20"/>
              </w:rPr>
            </w:pPr>
            <w:r w:rsidRPr="005A4985">
              <w:rPr>
                <w:sz w:val="20"/>
                <w:szCs w:val="20"/>
              </w:rPr>
              <w:t xml:space="preserve">non risulta essere a conoscenza delle istruzioni riportate sul manuale; </w:t>
            </w:r>
          </w:p>
          <w:p w:rsidR="005A4985" w:rsidRPr="005A4985" w:rsidRDefault="005A4985" w:rsidP="005A4985">
            <w:pPr>
              <w:pStyle w:val="Paragrafoelenco"/>
              <w:numPr>
                <w:ilvl w:val="0"/>
                <w:numId w:val="7"/>
              </w:numPr>
              <w:jc w:val="both"/>
              <w:rPr>
                <w:sz w:val="20"/>
                <w:szCs w:val="20"/>
              </w:rPr>
            </w:pPr>
            <w:r w:rsidRPr="005A4985">
              <w:rPr>
                <w:sz w:val="20"/>
                <w:szCs w:val="20"/>
              </w:rPr>
              <w:t xml:space="preserve">non rispetta le normative stradali e di sicurezza attualmente in vigore; </w:t>
            </w:r>
          </w:p>
          <w:p w:rsidR="005A4985" w:rsidRPr="005A4985" w:rsidRDefault="005A4985" w:rsidP="005A4985">
            <w:pPr>
              <w:pStyle w:val="Paragrafoelenco"/>
              <w:numPr>
                <w:ilvl w:val="0"/>
                <w:numId w:val="7"/>
              </w:numPr>
              <w:jc w:val="both"/>
              <w:rPr>
                <w:sz w:val="20"/>
                <w:szCs w:val="20"/>
              </w:rPr>
            </w:pPr>
            <w:r w:rsidRPr="005A4985">
              <w:rPr>
                <w:sz w:val="20"/>
                <w:szCs w:val="20"/>
              </w:rPr>
              <w:t xml:space="preserve">non avendo verificato precedentemente i requisiti richiesti, l’accoppiamento al trattore non risulta idoneo (potenza o caratteristiche differenti da quelle indicate nella tabella dati tecnici); </w:t>
            </w:r>
          </w:p>
          <w:p w:rsidR="005A4985" w:rsidRPr="005A4985" w:rsidRDefault="005A4985" w:rsidP="005A4985">
            <w:pPr>
              <w:pStyle w:val="Paragrafoelenco"/>
              <w:numPr>
                <w:ilvl w:val="0"/>
                <w:numId w:val="7"/>
              </w:numPr>
              <w:jc w:val="both"/>
              <w:rPr>
                <w:sz w:val="20"/>
                <w:szCs w:val="20"/>
              </w:rPr>
            </w:pPr>
            <w:r w:rsidRPr="005A4985">
              <w:rPr>
                <w:sz w:val="20"/>
                <w:szCs w:val="20"/>
              </w:rPr>
              <w:t xml:space="preserve">non abbia effettuato i necessari interventi di manutenzione, che anche se semplici, se non sono eseguiti adeguatamente possono causare danni all’attrezzatura e creare situazioni di pericolo alle persone esposte; </w:t>
            </w:r>
          </w:p>
          <w:p w:rsidR="005A4985" w:rsidRPr="005A4985" w:rsidRDefault="005A4985" w:rsidP="005A4985">
            <w:pPr>
              <w:pStyle w:val="Paragrafoelenco"/>
              <w:numPr>
                <w:ilvl w:val="0"/>
                <w:numId w:val="7"/>
              </w:numPr>
              <w:jc w:val="both"/>
              <w:rPr>
                <w:sz w:val="20"/>
                <w:szCs w:val="20"/>
              </w:rPr>
            </w:pPr>
            <w:r w:rsidRPr="005A4985">
              <w:rPr>
                <w:sz w:val="20"/>
                <w:szCs w:val="20"/>
              </w:rPr>
              <w:t xml:space="preserve">abbia apportato modifiche all’attrezzatura o eseguito su di essa interventi non autorizzati; </w:t>
            </w:r>
          </w:p>
          <w:p w:rsidR="005A4985" w:rsidRPr="005A4985" w:rsidRDefault="005A4985" w:rsidP="005A4985">
            <w:pPr>
              <w:pStyle w:val="Paragrafoelenco"/>
              <w:numPr>
                <w:ilvl w:val="0"/>
                <w:numId w:val="7"/>
              </w:numPr>
              <w:jc w:val="both"/>
              <w:rPr>
                <w:sz w:val="20"/>
                <w:szCs w:val="20"/>
              </w:rPr>
            </w:pPr>
            <w:r w:rsidRPr="005A4985">
              <w:rPr>
                <w:sz w:val="20"/>
                <w:szCs w:val="20"/>
              </w:rPr>
              <w:t>abbia montato sull’attrezzatura ricambi non originali.</w:t>
            </w:r>
          </w:p>
        </w:tc>
      </w:tr>
      <w:tr w:rsidR="00C0517D"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C0517D" w:rsidRDefault="00C0517D" w:rsidP="000F1C44">
            <w:pPr>
              <w:spacing w:line="256" w:lineRule="auto"/>
              <w:rPr>
                <w:lang w:eastAsia="en-US"/>
              </w:rPr>
            </w:pPr>
            <w:ins w:id="1" w:author="Lionel" w:date="2019-02-05T10:21:00Z">
              <w:r>
                <w:rPr>
                  <w:noProof/>
                </w:rPr>
                <w:drawing>
                  <wp:anchor distT="0" distB="0" distL="114300" distR="114300" simplePos="0" relativeHeight="251661312" behindDoc="0" locked="0" layoutInCell="1" allowOverlap="1">
                    <wp:simplePos x="0" y="0"/>
                    <wp:positionH relativeFrom="column">
                      <wp:posOffset>-1546225</wp:posOffset>
                    </wp:positionH>
                    <wp:positionV relativeFrom="paragraph">
                      <wp:posOffset>-102235</wp:posOffset>
                    </wp:positionV>
                    <wp:extent cx="1520190" cy="542925"/>
                    <wp:effectExtent l="0" t="0" r="3810" b="9525"/>
                    <wp:wrapSquare wrapText="bothSides"/>
                    <wp:docPr id="3" name="Immagine 3" descr="183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1830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019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C0517D" w:rsidRDefault="00C0517D" w:rsidP="000F1C44">
            <w:pPr>
              <w:spacing w:line="256" w:lineRule="auto"/>
              <w:rPr>
                <w:lang w:eastAsia="en-US"/>
              </w:rPr>
            </w:pPr>
            <w:ins w:id="2" w:author="Lionel" w:date="2019-02-05T10:21:00Z">
              <w:r>
                <w:rPr>
                  <w:noProof/>
                </w:rPr>
                <w:drawing>
                  <wp:anchor distT="0" distB="0" distL="114300" distR="114300" simplePos="0" relativeHeight="251660288" behindDoc="0" locked="0" layoutInCell="1" allowOverlap="1">
                    <wp:simplePos x="0" y="0"/>
                    <wp:positionH relativeFrom="column">
                      <wp:posOffset>1546860</wp:posOffset>
                    </wp:positionH>
                    <wp:positionV relativeFrom="paragraph">
                      <wp:posOffset>342900</wp:posOffset>
                    </wp:positionV>
                    <wp:extent cx="1546860" cy="552450"/>
                    <wp:effectExtent l="0" t="0" r="0" b="0"/>
                    <wp:wrapSquare wrapText="bothSides"/>
                    <wp:docPr id="2" name="Immagine 2"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6860" cy="552450"/>
                            </a:xfrm>
                            <a:prstGeom prst="rect">
                              <a:avLst/>
                            </a:prstGeom>
                            <a:noFill/>
                            <a:ln>
                              <a:noFill/>
                            </a:ln>
                          </pic:spPr>
                        </pic:pic>
                      </a:graphicData>
                    </a:graphic>
                    <wp14:sizeRelH relativeFrom="page">
                      <wp14:pctWidth>0</wp14:pctWidth>
                    </wp14:sizeRelH>
                    <wp14:sizeRelV relativeFrom="page">
                      <wp14:pctHeight>0</wp14:pctHeight>
                    </wp14:sizeRelV>
                  </wp:anchor>
                </w:drawing>
              </w:r>
            </w:ins>
            <w:ins w:id="3" w:author="Lionel" w:date="2019-02-04T17:45:00Z">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382905</wp:posOffset>
                    </wp:positionV>
                    <wp:extent cx="1524000" cy="542925"/>
                    <wp:effectExtent l="0" t="0" r="0" b="9525"/>
                    <wp:wrapSquare wrapText="bothSides"/>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C0517D" w:rsidRPr="006649D3" w:rsidTr="000F1C44">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0F1C44">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C0517D" w:rsidRDefault="00C0517D" w:rsidP="00C0517D">
            <w:pPr>
              <w:numPr>
                <w:ilvl w:val="0"/>
                <w:numId w:val="1"/>
              </w:numPr>
              <w:autoSpaceDN w:val="0"/>
              <w:spacing w:line="256" w:lineRule="auto"/>
              <w:rPr>
                <w:noProof/>
                <w:sz w:val="20"/>
                <w:szCs w:val="20"/>
                <w:lang w:eastAsia="en-US"/>
              </w:rPr>
            </w:pPr>
            <w:r>
              <w:rPr>
                <w:noProof/>
                <w:sz w:val="20"/>
                <w:szCs w:val="20"/>
                <w:lang w:eastAsia="en-US"/>
              </w:rPr>
              <w:t xml:space="preserve">Mascherina </w:t>
            </w:r>
          </w:p>
          <w:p w:rsidR="00C0517D" w:rsidRDefault="00C0517D" w:rsidP="00C0517D">
            <w:pPr>
              <w:numPr>
                <w:ilvl w:val="0"/>
                <w:numId w:val="1"/>
              </w:numPr>
              <w:autoSpaceDN w:val="0"/>
              <w:spacing w:line="256" w:lineRule="auto"/>
              <w:rPr>
                <w:noProof/>
                <w:sz w:val="20"/>
                <w:szCs w:val="20"/>
                <w:lang w:eastAsia="en-US"/>
              </w:rPr>
            </w:pPr>
            <w:r>
              <w:rPr>
                <w:noProof/>
                <w:sz w:val="20"/>
                <w:szCs w:val="20"/>
                <w:lang w:eastAsia="en-US"/>
              </w:rPr>
              <w:t xml:space="preserve">Tuta di protezione </w:t>
            </w:r>
          </w:p>
          <w:p w:rsidR="00C0517D" w:rsidRDefault="00C0517D" w:rsidP="00C0517D">
            <w:pPr>
              <w:numPr>
                <w:ilvl w:val="0"/>
                <w:numId w:val="1"/>
              </w:numPr>
              <w:autoSpaceDN w:val="0"/>
              <w:spacing w:line="256" w:lineRule="auto"/>
              <w:rPr>
                <w:noProof/>
                <w:sz w:val="20"/>
                <w:szCs w:val="20"/>
                <w:lang w:eastAsia="en-US"/>
              </w:rPr>
            </w:pPr>
            <w:r>
              <w:rPr>
                <w:noProof/>
                <w:sz w:val="20"/>
                <w:szCs w:val="20"/>
                <w:lang w:eastAsia="en-US"/>
              </w:rPr>
              <w:t xml:space="preserve">Scarpe antinfortunistiche </w:t>
            </w:r>
          </w:p>
          <w:p w:rsidR="00C0517D" w:rsidRDefault="00C0517D" w:rsidP="00C0517D">
            <w:pPr>
              <w:numPr>
                <w:ilvl w:val="0"/>
                <w:numId w:val="1"/>
              </w:numPr>
              <w:autoSpaceDN w:val="0"/>
              <w:spacing w:line="256" w:lineRule="auto"/>
              <w:rPr>
                <w:noProof/>
                <w:sz w:val="20"/>
                <w:szCs w:val="20"/>
                <w:lang w:eastAsia="en-US"/>
              </w:rPr>
            </w:pPr>
            <w:r>
              <w:rPr>
                <w:noProof/>
                <w:sz w:val="20"/>
                <w:szCs w:val="20"/>
                <w:lang w:eastAsia="en-US"/>
              </w:rPr>
              <w:t xml:space="preserve">Guanti in crosta </w:t>
            </w:r>
          </w:p>
          <w:p w:rsidR="00C0517D" w:rsidRDefault="00C0517D" w:rsidP="00C0517D">
            <w:pPr>
              <w:numPr>
                <w:ilvl w:val="0"/>
                <w:numId w:val="1"/>
              </w:numPr>
              <w:autoSpaceDN w:val="0"/>
              <w:spacing w:line="256" w:lineRule="auto"/>
              <w:rPr>
                <w:noProof/>
                <w:sz w:val="20"/>
                <w:szCs w:val="20"/>
                <w:lang w:eastAsia="en-US"/>
              </w:rPr>
            </w:pPr>
            <w:r>
              <w:rPr>
                <w:noProof/>
                <w:sz w:val="20"/>
                <w:szCs w:val="20"/>
                <w:lang w:eastAsia="en-US"/>
              </w:rPr>
              <w:t xml:space="preserve">Occhiali di protezione </w:t>
            </w:r>
          </w:p>
          <w:p w:rsidR="00C0517D" w:rsidRPr="006649D3" w:rsidRDefault="005A4985" w:rsidP="00C0517D">
            <w:pPr>
              <w:numPr>
                <w:ilvl w:val="0"/>
                <w:numId w:val="1"/>
              </w:numPr>
              <w:autoSpaceDN w:val="0"/>
              <w:spacing w:line="256" w:lineRule="auto"/>
              <w:rPr>
                <w:noProof/>
                <w:sz w:val="20"/>
                <w:szCs w:val="20"/>
                <w:lang w:eastAsia="en-US"/>
              </w:rPr>
            </w:pPr>
            <w:r>
              <w:rPr>
                <w:noProof/>
                <w:sz w:val="20"/>
                <w:szCs w:val="20"/>
                <w:lang w:eastAsia="en-US"/>
              </w:rPr>
              <w:t>Otoprotettori</w:t>
            </w:r>
            <w:r w:rsidR="00C0517D">
              <w:rPr>
                <w:noProof/>
                <w:sz w:val="20"/>
                <w:szCs w:val="20"/>
                <w:lang w:eastAsia="en-US"/>
              </w:rPr>
              <w:t xml:space="preserve">  </w:t>
            </w:r>
          </w:p>
        </w:tc>
      </w:tr>
      <w:bookmarkEnd w:id="0"/>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8C15FD3"/>
    <w:multiLevelType w:val="hybridMultilevel"/>
    <w:tmpl w:val="E0B64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ACC310E"/>
    <w:multiLevelType w:val="hybridMultilevel"/>
    <w:tmpl w:val="C15A2D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DC0766"/>
    <w:multiLevelType w:val="hybridMultilevel"/>
    <w:tmpl w:val="07081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B8E19FE"/>
    <w:multiLevelType w:val="hybridMultilevel"/>
    <w:tmpl w:val="948C51BC"/>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 w15:restartNumberingAfterBreak="0">
    <w:nsid w:val="2D3A5070"/>
    <w:multiLevelType w:val="hybridMultilevel"/>
    <w:tmpl w:val="3EC681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86C1808"/>
    <w:multiLevelType w:val="hybridMultilevel"/>
    <w:tmpl w:val="29248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7D"/>
    <w:rsid w:val="004F4F70"/>
    <w:rsid w:val="005A4985"/>
    <w:rsid w:val="00C051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1AC9"/>
  <w15:chartTrackingRefBased/>
  <w15:docId w15:val="{54DA2E6A-DB9F-4A25-BA6A-C728ED49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0517D"/>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C0517D"/>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C0517D"/>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1"/>
    <w:qFormat/>
    <w:rsid w:val="00C0517D"/>
    <w:pPr>
      <w:suppressAutoHyphens/>
      <w:autoSpaceDN w:val="0"/>
      <w:ind w:left="720"/>
      <w:contextualSpacing/>
      <w:textAlignment w:val="baselin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1600</Words>
  <Characters>9125</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2019-11-11T14:43:00Z</dcterms:created>
  <dcterms:modified xsi:type="dcterms:W3CDTF">2019-11-11T15:01:00Z</dcterms:modified>
</cp:coreProperties>
</file>