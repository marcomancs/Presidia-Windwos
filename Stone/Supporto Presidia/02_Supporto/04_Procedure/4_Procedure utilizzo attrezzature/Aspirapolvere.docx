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766E81" w:rsidRPr="00FE26E4" w:rsidTr="0075291B">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tcPr>
          <w:p w:rsidR="00766E81" w:rsidRPr="00FE26E4" w:rsidRDefault="00766E81" w:rsidP="0075291B">
            <w:pPr>
              <w:pStyle w:val="Titolo3"/>
            </w:pPr>
            <w:bookmarkStart w:id="0" w:name="_Toc11154008"/>
            <w:r>
              <w:t>ATTREZZATURE: ASPIRAPOLVERE</w:t>
            </w:r>
            <w:bookmarkEnd w:id="0"/>
          </w:p>
        </w:tc>
      </w:tr>
      <w:tr w:rsidR="00766E81" w:rsidRPr="005B440D" w:rsidTr="0075291B">
        <w:trPr>
          <w:trHeight w:val="454"/>
        </w:trPr>
        <w:tc>
          <w:tcPr>
            <w:tcW w:w="2485" w:type="dxa"/>
            <w:tcBorders>
              <w:top w:val="single" w:sz="12" w:space="0" w:color="auto"/>
              <w:left w:val="single" w:sz="4" w:space="0" w:color="auto"/>
              <w:bottom w:val="single" w:sz="4" w:space="0" w:color="auto"/>
            </w:tcBorders>
            <w:vAlign w:val="center"/>
          </w:tcPr>
          <w:p w:rsidR="00766E81" w:rsidRPr="006C1934" w:rsidRDefault="00766E81" w:rsidP="0075291B">
            <w:pPr>
              <w:rPr>
                <w:b/>
              </w:rPr>
            </w:pPr>
            <w:r w:rsidRPr="006C1934">
              <w:rPr>
                <w:b/>
              </w:rPr>
              <w:t>Possibili cause</w:t>
            </w:r>
          </w:p>
        </w:tc>
        <w:tc>
          <w:tcPr>
            <w:tcW w:w="7534" w:type="dxa"/>
            <w:tcBorders>
              <w:top w:val="single" w:sz="12" w:space="0" w:color="auto"/>
              <w:bottom w:val="single" w:sz="4" w:space="0" w:color="auto"/>
              <w:right w:val="single" w:sz="4" w:space="0" w:color="auto"/>
            </w:tcBorders>
            <w:shd w:val="clear" w:color="auto" w:fill="auto"/>
            <w:vAlign w:val="center"/>
          </w:tcPr>
          <w:p w:rsidR="00766E81" w:rsidRDefault="00766E81" w:rsidP="0075291B">
            <w:pPr>
              <w:rPr>
                <w:b/>
                <w:sz w:val="20"/>
                <w:szCs w:val="20"/>
              </w:rPr>
            </w:pPr>
            <w:r>
              <w:rPr>
                <w:b/>
                <w:sz w:val="20"/>
                <w:szCs w:val="20"/>
              </w:rPr>
              <w:t>Utilizzo improprio dell’attrezzatura</w:t>
            </w:r>
          </w:p>
          <w:p w:rsidR="00766E81" w:rsidRDefault="00766E81" w:rsidP="0075291B">
            <w:pPr>
              <w:rPr>
                <w:b/>
                <w:sz w:val="20"/>
                <w:szCs w:val="20"/>
              </w:rPr>
            </w:pPr>
            <w:r>
              <w:rPr>
                <w:b/>
                <w:sz w:val="20"/>
                <w:szCs w:val="20"/>
              </w:rPr>
              <w:t>Manutenzione ordinaria dell’attrezzattura</w:t>
            </w:r>
          </w:p>
          <w:p w:rsidR="00766E81" w:rsidRPr="005B440D" w:rsidRDefault="00766E81" w:rsidP="0075291B">
            <w:pPr>
              <w:rPr>
                <w:b/>
                <w:szCs w:val="22"/>
              </w:rPr>
            </w:pPr>
            <w:r>
              <w:rPr>
                <w:b/>
                <w:sz w:val="20"/>
                <w:szCs w:val="20"/>
              </w:rPr>
              <w:t>Rischio per incompetenza dell’operatore</w:t>
            </w:r>
          </w:p>
        </w:tc>
      </w:tr>
      <w:tr w:rsidR="00766E81" w:rsidRPr="00D72098" w:rsidTr="0075291B">
        <w:trPr>
          <w:trHeight w:val="454"/>
        </w:trPr>
        <w:tc>
          <w:tcPr>
            <w:tcW w:w="2485" w:type="dxa"/>
            <w:tcBorders>
              <w:top w:val="single" w:sz="4" w:space="0" w:color="auto"/>
              <w:left w:val="single" w:sz="4" w:space="0" w:color="auto"/>
              <w:bottom w:val="single" w:sz="4" w:space="0" w:color="auto"/>
            </w:tcBorders>
            <w:vAlign w:val="center"/>
          </w:tcPr>
          <w:p w:rsidR="00766E81" w:rsidRPr="006C1934" w:rsidRDefault="00766E81" w:rsidP="0075291B">
            <w:pPr>
              <w:rPr>
                <w:b/>
              </w:rPr>
            </w:pPr>
            <w:r w:rsidRPr="006C1934">
              <w:rPr>
                <w:b/>
              </w:rPr>
              <w:t>Soggetti esposti</w:t>
            </w:r>
          </w:p>
        </w:tc>
        <w:tc>
          <w:tcPr>
            <w:tcW w:w="7534" w:type="dxa"/>
            <w:tcBorders>
              <w:top w:val="single" w:sz="4" w:space="0" w:color="auto"/>
              <w:bottom w:val="single" w:sz="4" w:space="0" w:color="auto"/>
              <w:right w:val="single" w:sz="4" w:space="0" w:color="auto"/>
            </w:tcBorders>
            <w:shd w:val="clear" w:color="auto" w:fill="auto"/>
            <w:vAlign w:val="center"/>
          </w:tcPr>
          <w:p w:rsidR="00766E81" w:rsidRPr="00D72098" w:rsidRDefault="00766E81" w:rsidP="0075291B">
            <w:pPr>
              <w:rPr>
                <w:bCs/>
                <w:iCs/>
              </w:rPr>
            </w:pPr>
            <w:r>
              <w:rPr>
                <w:bCs/>
                <w:iCs/>
              </w:rPr>
              <w:t>Lavoratori</w:t>
            </w:r>
          </w:p>
        </w:tc>
      </w:tr>
      <w:tr w:rsidR="00766E81" w:rsidRPr="00556339" w:rsidTr="0075291B">
        <w:trPr>
          <w:trHeight w:val="454"/>
        </w:trPr>
        <w:tc>
          <w:tcPr>
            <w:tcW w:w="2485" w:type="dxa"/>
            <w:tcBorders>
              <w:top w:val="single" w:sz="4" w:space="0" w:color="auto"/>
              <w:left w:val="single" w:sz="4" w:space="0" w:color="auto"/>
              <w:bottom w:val="single" w:sz="4" w:space="0" w:color="auto"/>
            </w:tcBorders>
            <w:vAlign w:val="center"/>
          </w:tcPr>
          <w:p w:rsidR="00766E81" w:rsidRPr="006C1934" w:rsidRDefault="00766E81" w:rsidP="0075291B">
            <w:pPr>
              <w:rPr>
                <w:b/>
              </w:rPr>
            </w:pPr>
            <w:r w:rsidRPr="006C1934">
              <w:rPr>
                <w:b/>
              </w:rPr>
              <w:t>Effetti del rischio</w:t>
            </w:r>
          </w:p>
        </w:tc>
        <w:tc>
          <w:tcPr>
            <w:tcW w:w="7534" w:type="dxa"/>
            <w:tcBorders>
              <w:top w:val="single" w:sz="4" w:space="0" w:color="auto"/>
              <w:bottom w:val="single" w:sz="4" w:space="0" w:color="auto"/>
              <w:right w:val="single" w:sz="4" w:space="0" w:color="auto"/>
            </w:tcBorders>
            <w:shd w:val="clear" w:color="auto" w:fill="auto"/>
            <w:vAlign w:val="center"/>
          </w:tcPr>
          <w:p w:rsidR="00766E81" w:rsidRPr="00556339" w:rsidRDefault="00766E81" w:rsidP="0075291B">
            <w:pPr>
              <w:rPr>
                <w:szCs w:val="22"/>
              </w:rPr>
            </w:pPr>
            <w:r w:rsidRPr="00F15A52">
              <w:rPr>
                <w:caps/>
                <w:sz w:val="20"/>
                <w:szCs w:val="20"/>
              </w:rPr>
              <w:t>Elettrico (</w:t>
            </w:r>
            <w:r w:rsidRPr="00F15A52">
              <w:rPr>
                <w:sz w:val="20"/>
                <w:szCs w:val="20"/>
              </w:rPr>
              <w:t>Utilizzo impianti ed attrezzature</w:t>
            </w:r>
            <w:r w:rsidRPr="00F15A52">
              <w:rPr>
                <w:caps/>
                <w:sz w:val="20"/>
                <w:szCs w:val="20"/>
              </w:rPr>
              <w:t>)</w:t>
            </w:r>
          </w:p>
        </w:tc>
      </w:tr>
      <w:tr w:rsidR="00766E81" w:rsidRPr="005B440D" w:rsidTr="0075291B">
        <w:trPr>
          <w:trHeight w:val="454"/>
        </w:trPr>
        <w:tc>
          <w:tcPr>
            <w:tcW w:w="2485" w:type="dxa"/>
            <w:tcBorders>
              <w:top w:val="single" w:sz="4" w:space="0" w:color="auto"/>
              <w:left w:val="single" w:sz="4" w:space="0" w:color="auto"/>
              <w:bottom w:val="single" w:sz="4" w:space="0" w:color="auto"/>
            </w:tcBorders>
            <w:vAlign w:val="center"/>
          </w:tcPr>
          <w:p w:rsidR="00766E81" w:rsidRPr="006C1934" w:rsidRDefault="00766E81" w:rsidP="0075291B">
            <w:pPr>
              <w:rPr>
                <w:b/>
              </w:rPr>
            </w:pPr>
            <w:r w:rsidRPr="006C1934">
              <w:rPr>
                <w:b/>
              </w:rPr>
              <w:t>Procedure di lavoro</w:t>
            </w:r>
          </w:p>
        </w:tc>
        <w:tc>
          <w:tcPr>
            <w:tcW w:w="7534" w:type="dxa"/>
            <w:tcBorders>
              <w:top w:val="single" w:sz="4" w:space="0" w:color="auto"/>
              <w:bottom w:val="single" w:sz="4" w:space="0" w:color="auto"/>
              <w:right w:val="single" w:sz="4" w:space="0" w:color="auto"/>
            </w:tcBorders>
            <w:shd w:val="clear" w:color="auto" w:fill="auto"/>
            <w:vAlign w:val="center"/>
          </w:tcPr>
          <w:p w:rsidR="00766E81" w:rsidRPr="0083345E" w:rsidRDefault="00766E81" w:rsidP="00766E81">
            <w:pPr>
              <w:numPr>
                <w:ilvl w:val="0"/>
                <w:numId w:val="1"/>
              </w:numPr>
              <w:jc w:val="both"/>
              <w:rPr>
                <w:sz w:val="20"/>
                <w:szCs w:val="18"/>
              </w:rPr>
            </w:pPr>
            <w:r w:rsidRPr="0083345E">
              <w:rPr>
                <w:sz w:val="20"/>
                <w:szCs w:val="18"/>
              </w:rPr>
              <w:t>Prima di usare l'aspirapolvere, controllare se si notano</w:t>
            </w:r>
            <w:r w:rsidRPr="0083345E">
              <w:rPr>
                <w:sz w:val="20"/>
                <w:szCs w:val="18"/>
              </w:rPr>
              <w:br/>
              <w:t>danni visibili. Non usare l'aspirapolvere se è danneggiato.</w:t>
            </w:r>
          </w:p>
          <w:p w:rsidR="00766E81" w:rsidRPr="0083345E" w:rsidRDefault="00766E81" w:rsidP="00766E81">
            <w:pPr>
              <w:numPr>
                <w:ilvl w:val="0"/>
                <w:numId w:val="1"/>
              </w:numPr>
              <w:jc w:val="both"/>
              <w:rPr>
                <w:sz w:val="20"/>
                <w:szCs w:val="18"/>
              </w:rPr>
            </w:pPr>
            <w:r w:rsidRPr="0083345E">
              <w:rPr>
                <w:sz w:val="20"/>
                <w:szCs w:val="18"/>
              </w:rPr>
              <w:t>Controllare se i dati di collegamento (voltaggio e frequenza) nella targhetta di matricola dell'aspirapolvere corrispondono a quelli della rete elettrica. I dati devono assolutamente corrispondere tra loro.</w:t>
            </w:r>
          </w:p>
          <w:p w:rsidR="00766E81" w:rsidRPr="0083345E" w:rsidRDefault="00766E81" w:rsidP="00766E81">
            <w:pPr>
              <w:numPr>
                <w:ilvl w:val="0"/>
                <w:numId w:val="1"/>
              </w:numPr>
              <w:jc w:val="both"/>
              <w:rPr>
                <w:sz w:val="20"/>
                <w:szCs w:val="18"/>
              </w:rPr>
            </w:pPr>
            <w:r w:rsidRPr="0083345E">
              <w:rPr>
                <w:sz w:val="20"/>
                <w:szCs w:val="18"/>
              </w:rPr>
              <w:t>La presa elettrica deve essere dotata di protezione di</w:t>
            </w:r>
            <w:r w:rsidRPr="0083345E">
              <w:rPr>
                <w:sz w:val="20"/>
                <w:szCs w:val="18"/>
              </w:rPr>
              <w:br/>
              <w:t>16 A o 10 A.</w:t>
            </w:r>
          </w:p>
          <w:p w:rsidR="00766E81" w:rsidRPr="0083345E" w:rsidRDefault="00766E81" w:rsidP="00766E81">
            <w:pPr>
              <w:numPr>
                <w:ilvl w:val="0"/>
                <w:numId w:val="1"/>
              </w:numPr>
              <w:jc w:val="both"/>
              <w:rPr>
                <w:sz w:val="20"/>
                <w:szCs w:val="18"/>
              </w:rPr>
            </w:pPr>
            <w:r w:rsidRPr="0083345E">
              <w:rPr>
                <w:sz w:val="20"/>
                <w:szCs w:val="18"/>
              </w:rPr>
              <w:t xml:space="preserve">Gli interventi durante il periodo di garanzia dell'aspirapolvere devono essere eseguiti esclusivamente dal servizio assistenza autorizzato. </w:t>
            </w:r>
          </w:p>
          <w:p w:rsidR="00766E81" w:rsidRPr="0083345E" w:rsidRDefault="00766E81" w:rsidP="0075291B">
            <w:pPr>
              <w:ind w:left="720"/>
              <w:jc w:val="both"/>
              <w:rPr>
                <w:sz w:val="20"/>
                <w:szCs w:val="18"/>
              </w:rPr>
            </w:pPr>
            <w:r w:rsidRPr="0083345E">
              <w:rPr>
                <w:sz w:val="20"/>
                <w:szCs w:val="18"/>
              </w:rPr>
              <w:t>Diversamente, per eventuali guasti successivi, la garanzia non è più valida.</w:t>
            </w:r>
          </w:p>
          <w:p w:rsidR="00766E81" w:rsidRPr="0083345E" w:rsidRDefault="00766E81" w:rsidP="00766E81">
            <w:pPr>
              <w:numPr>
                <w:ilvl w:val="0"/>
                <w:numId w:val="1"/>
              </w:numPr>
              <w:jc w:val="both"/>
              <w:rPr>
                <w:sz w:val="20"/>
                <w:szCs w:val="18"/>
              </w:rPr>
            </w:pPr>
            <w:r w:rsidRPr="0083345E">
              <w:rPr>
                <w:sz w:val="20"/>
                <w:szCs w:val="18"/>
              </w:rPr>
              <w:t>Evitare di trasportare l'aspirapolvere afferrando il cavo</w:t>
            </w:r>
            <w:r w:rsidRPr="0083345E">
              <w:rPr>
                <w:sz w:val="20"/>
                <w:szCs w:val="18"/>
              </w:rPr>
              <w:br/>
              <w:t>elettrico e di togliere la spina dalla presa elettrica tirando il</w:t>
            </w:r>
            <w:r w:rsidRPr="0083345E">
              <w:rPr>
                <w:sz w:val="20"/>
                <w:szCs w:val="18"/>
              </w:rPr>
              <w:br/>
              <w:t>cavo.</w:t>
            </w:r>
            <w:r w:rsidRPr="0083345E">
              <w:rPr>
                <w:sz w:val="20"/>
                <w:szCs w:val="18"/>
              </w:rPr>
              <w:br/>
              <w:t>Evitare di far passare il cavo su spigoli vivi e osservare che</w:t>
            </w:r>
            <w:r w:rsidRPr="0083345E">
              <w:rPr>
                <w:sz w:val="20"/>
                <w:szCs w:val="18"/>
              </w:rPr>
              <w:br/>
              <w:t>non rimanga incastrato o schiacciato. Nel limite del possibile non far passare l'aspirapolvere sopra il cavo. Il cavo, la spina e la presa potrebbero rimanere danneggiati e costituire quindi una fonte di pericolo per l'utente.</w:t>
            </w:r>
          </w:p>
          <w:p w:rsidR="00766E81" w:rsidRPr="0083345E" w:rsidRDefault="00766E81" w:rsidP="00766E81">
            <w:pPr>
              <w:numPr>
                <w:ilvl w:val="0"/>
                <w:numId w:val="1"/>
              </w:numPr>
              <w:jc w:val="both"/>
              <w:rPr>
                <w:sz w:val="20"/>
                <w:szCs w:val="18"/>
              </w:rPr>
            </w:pPr>
            <w:r w:rsidRPr="0083345E">
              <w:rPr>
                <w:sz w:val="20"/>
                <w:szCs w:val="18"/>
              </w:rPr>
              <w:t>Non usare l'aspirapolvere se il cavo elettrico è danneggiato. Se il cavo elettrico è danneggiato va sostituito completamente con il rullo avvolgicavo. Il cavo elettrico dovrà essere sostituito solo da una persona qualificata autorizzata.</w:t>
            </w:r>
          </w:p>
          <w:p w:rsidR="00766E81" w:rsidRPr="0083345E" w:rsidRDefault="00766E81" w:rsidP="00766E81">
            <w:pPr>
              <w:numPr>
                <w:ilvl w:val="0"/>
                <w:numId w:val="1"/>
              </w:numPr>
              <w:jc w:val="both"/>
              <w:rPr>
                <w:sz w:val="20"/>
                <w:szCs w:val="18"/>
              </w:rPr>
            </w:pPr>
            <w:r w:rsidRPr="0083345E">
              <w:rPr>
                <w:sz w:val="20"/>
                <w:szCs w:val="18"/>
              </w:rPr>
              <w:t>La presa incorporata nell'aspirapolvere (a seconda del</w:t>
            </w:r>
            <w:r w:rsidRPr="0083345E">
              <w:rPr>
                <w:sz w:val="20"/>
                <w:szCs w:val="18"/>
              </w:rPr>
              <w:br/>
              <w:t>modello) deve venire usata solo per le spazzole elettriche</w:t>
            </w:r>
            <w:r w:rsidRPr="0083345E">
              <w:rPr>
                <w:sz w:val="20"/>
                <w:szCs w:val="18"/>
              </w:rPr>
              <w:br/>
              <w:t>Miele, riportate in questo libretto delle istruzioni.</w:t>
            </w:r>
          </w:p>
          <w:p w:rsidR="00766E81" w:rsidRPr="0083345E" w:rsidRDefault="00766E81" w:rsidP="00766E81">
            <w:pPr>
              <w:numPr>
                <w:ilvl w:val="0"/>
                <w:numId w:val="1"/>
              </w:numPr>
              <w:jc w:val="both"/>
              <w:rPr>
                <w:sz w:val="20"/>
                <w:szCs w:val="18"/>
              </w:rPr>
            </w:pPr>
            <w:r w:rsidRPr="0083345E">
              <w:rPr>
                <w:sz w:val="20"/>
                <w:szCs w:val="18"/>
              </w:rPr>
              <w:t>Quando si passa l'aspirapolvere, soprattutto se si aspira</w:t>
            </w:r>
            <w:r w:rsidRPr="0083345E">
              <w:rPr>
                <w:sz w:val="20"/>
                <w:szCs w:val="18"/>
              </w:rPr>
              <w:br/>
              <w:t>polvere fine, ad es. polverina del trapano, sabbia, gesso,</w:t>
            </w:r>
            <w:r w:rsidRPr="0083345E">
              <w:rPr>
                <w:sz w:val="20"/>
                <w:szCs w:val="18"/>
              </w:rPr>
              <w:br/>
              <w:t>farina e altro, è inevitabile che si formino cariche elettrostatiche che in certe situazioni possono scaricarsi. Per neutralizzare le scariche elettrostatiche, sulla parte inferiore dell'impugnatura si trova un inserto metallico. Impugnare permanentemente l'inserto metallico quando si passa l'aspirapolvere.</w:t>
            </w:r>
          </w:p>
          <w:p w:rsidR="00766E81" w:rsidRPr="0083345E" w:rsidRDefault="00766E81" w:rsidP="00766E81">
            <w:pPr>
              <w:numPr>
                <w:ilvl w:val="0"/>
                <w:numId w:val="1"/>
              </w:numPr>
              <w:jc w:val="both"/>
              <w:rPr>
                <w:sz w:val="20"/>
                <w:szCs w:val="18"/>
              </w:rPr>
            </w:pPr>
            <w:r w:rsidRPr="0083345E">
              <w:rPr>
                <w:sz w:val="20"/>
                <w:szCs w:val="18"/>
              </w:rPr>
              <w:t>Spegnere sempre l'aspirapolvere dopo averlo usato, per</w:t>
            </w:r>
            <w:r w:rsidRPr="0083345E">
              <w:rPr>
                <w:sz w:val="20"/>
                <w:szCs w:val="18"/>
              </w:rPr>
              <w:br/>
              <w:t>cambiare gli accessori, per la manutenzione e per pulirlo.</w:t>
            </w:r>
            <w:r w:rsidRPr="0083345E">
              <w:rPr>
                <w:sz w:val="20"/>
                <w:szCs w:val="18"/>
              </w:rPr>
              <w:br/>
              <w:t>Togliere la spina dalla presa elettrica.</w:t>
            </w:r>
          </w:p>
          <w:p w:rsidR="00766E81" w:rsidRPr="0083345E" w:rsidRDefault="00766E81" w:rsidP="00766E81">
            <w:pPr>
              <w:numPr>
                <w:ilvl w:val="0"/>
                <w:numId w:val="1"/>
              </w:numPr>
              <w:jc w:val="both"/>
              <w:rPr>
                <w:sz w:val="20"/>
                <w:szCs w:val="18"/>
              </w:rPr>
            </w:pPr>
            <w:r w:rsidRPr="0083345E">
              <w:rPr>
                <w:sz w:val="20"/>
                <w:szCs w:val="18"/>
              </w:rPr>
              <w:t>Evitare di immergere l'aspirapolvere in acqua e pulirlo</w:t>
            </w:r>
            <w:r w:rsidRPr="0083345E">
              <w:rPr>
                <w:sz w:val="20"/>
                <w:szCs w:val="18"/>
              </w:rPr>
              <w:br/>
              <w:t>solo con uno straccio asciutto oppure appena umido.</w:t>
            </w:r>
          </w:p>
          <w:p w:rsidR="00766E81" w:rsidRPr="0083345E" w:rsidRDefault="00766E81" w:rsidP="00766E81">
            <w:pPr>
              <w:numPr>
                <w:ilvl w:val="0"/>
                <w:numId w:val="1"/>
              </w:numPr>
              <w:jc w:val="both"/>
              <w:rPr>
                <w:sz w:val="20"/>
                <w:szCs w:val="18"/>
              </w:rPr>
            </w:pPr>
            <w:r w:rsidRPr="0083345E">
              <w:rPr>
                <w:sz w:val="20"/>
                <w:szCs w:val="18"/>
              </w:rPr>
              <w:t>Far eseguire le riparazioni solo da una persona specializzata, Interventi fatti in modo non adeguato possono costituire una fonte di pericolo per l'utente.</w:t>
            </w:r>
          </w:p>
        </w:tc>
      </w:tr>
      <w:tr w:rsidR="00766E81" w:rsidRPr="00212644" w:rsidTr="0075291B">
        <w:trPr>
          <w:trHeight w:val="915"/>
        </w:trPr>
        <w:tc>
          <w:tcPr>
            <w:tcW w:w="2485" w:type="dxa"/>
            <w:tcBorders>
              <w:top w:val="single" w:sz="4" w:space="0" w:color="auto"/>
              <w:left w:val="single" w:sz="4" w:space="0" w:color="auto"/>
              <w:bottom w:val="single" w:sz="4" w:space="0" w:color="auto"/>
            </w:tcBorders>
            <w:vAlign w:val="center"/>
          </w:tcPr>
          <w:p w:rsidR="00766E81" w:rsidRPr="006C1934" w:rsidRDefault="00766E81" w:rsidP="0075291B">
            <w:pPr>
              <w:rPr>
                <w:b/>
              </w:rPr>
            </w:pPr>
            <w:r>
              <w:rPr>
                <w:b/>
              </w:rPr>
              <w:t>Segnaletica</w:t>
            </w:r>
          </w:p>
        </w:tc>
        <w:tc>
          <w:tcPr>
            <w:tcW w:w="7534" w:type="dxa"/>
            <w:tcBorders>
              <w:top w:val="single" w:sz="4" w:space="0" w:color="auto"/>
              <w:bottom w:val="single" w:sz="4" w:space="0" w:color="auto"/>
              <w:right w:val="single" w:sz="4" w:space="0" w:color="auto"/>
            </w:tcBorders>
            <w:shd w:val="clear" w:color="auto" w:fill="auto"/>
            <w:vAlign w:val="center"/>
          </w:tcPr>
          <w:p w:rsidR="00766E81" w:rsidRDefault="00766E81" w:rsidP="0075291B">
            <w:ins w:id="1" w:author="Lionel" w:date="2019-02-05T10:21:00Z">
              <w:r>
                <w:rPr>
                  <w:noProof/>
                </w:rPr>
                <w:drawing>
                  <wp:anchor distT="0" distB="0" distL="114300" distR="114300" simplePos="0" relativeHeight="251661312" behindDoc="0" locked="0" layoutInCell="1" allowOverlap="1">
                    <wp:simplePos x="0" y="0"/>
                    <wp:positionH relativeFrom="column">
                      <wp:posOffset>2593340</wp:posOffset>
                    </wp:positionH>
                    <wp:positionV relativeFrom="paragraph">
                      <wp:posOffset>7620</wp:posOffset>
                    </wp:positionV>
                    <wp:extent cx="1310640" cy="467995"/>
                    <wp:effectExtent l="0" t="0" r="3810" b="8255"/>
                    <wp:wrapNone/>
                    <wp:docPr id="3" name="Immagine 3" descr="1831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5" descr="1831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0640" cy="467995"/>
                            </a:xfrm>
                            <a:prstGeom prst="rect">
                              <a:avLst/>
                            </a:prstGeom>
                            <a:noFill/>
                            <a:ln>
                              <a:noFill/>
                            </a:ln>
                          </pic:spPr>
                        </pic:pic>
                      </a:graphicData>
                    </a:graphic>
                    <wp14:sizeRelH relativeFrom="page">
                      <wp14:pctWidth>0</wp14:pctWidth>
                    </wp14:sizeRelH>
                    <wp14:sizeRelV relativeFrom="page">
                      <wp14:pctHeight>0</wp14:pctHeight>
                    </wp14:sizeRelV>
                  </wp:anchor>
                </w:drawing>
              </w:r>
            </w:ins>
            <w:ins w:id="2" w:author="Lionel" w:date="2019-02-04T17:45:00Z">
              <w:r>
                <w:rPr>
                  <w:noProof/>
                </w:rPr>
                <w:drawing>
                  <wp:anchor distT="0" distB="0" distL="114300" distR="114300" simplePos="0" relativeHeight="251660288" behindDoc="0" locked="0" layoutInCell="1" allowOverlap="1">
                    <wp:simplePos x="0" y="0"/>
                    <wp:positionH relativeFrom="column">
                      <wp:posOffset>1275080</wp:posOffset>
                    </wp:positionH>
                    <wp:positionV relativeFrom="paragraph">
                      <wp:posOffset>7620</wp:posOffset>
                    </wp:positionV>
                    <wp:extent cx="1313815" cy="467995"/>
                    <wp:effectExtent l="0" t="0" r="635" b="8255"/>
                    <wp:wrapSquare wrapText="bothSides"/>
                    <wp:docPr id="2" name="Immagine 2" descr="E1747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8" descr="E1747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simplePos x="0" y="0"/>
                    <wp:positionH relativeFrom="column">
                      <wp:posOffset>-43180</wp:posOffset>
                    </wp:positionH>
                    <wp:positionV relativeFrom="paragraph">
                      <wp:posOffset>8255</wp:posOffset>
                    </wp:positionV>
                    <wp:extent cx="1313815" cy="467995"/>
                    <wp:effectExtent l="0" t="0" r="635" b="8255"/>
                    <wp:wrapNone/>
                    <wp:docPr id="1" name="Immagine 1"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 descr="E1709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a:ln>
                              <a:noFill/>
                            </a:ln>
                          </pic:spPr>
                        </pic:pic>
                      </a:graphicData>
                    </a:graphic>
                    <wp14:sizeRelH relativeFrom="page">
                      <wp14:pctWidth>0</wp14:pctWidth>
                    </wp14:sizeRelH>
                    <wp14:sizeRelV relativeFrom="page">
                      <wp14:pctHeight>0</wp14:pctHeight>
                    </wp14:sizeRelV>
                  </wp:anchor>
                </w:drawing>
              </w:r>
            </w:ins>
          </w:p>
          <w:p w:rsidR="00766E81" w:rsidRDefault="00766E81" w:rsidP="0075291B"/>
          <w:p w:rsidR="00766E81" w:rsidRPr="00671D56" w:rsidRDefault="00766E81" w:rsidP="0075291B"/>
        </w:tc>
      </w:tr>
      <w:tr w:rsidR="00766E81" w:rsidRPr="00363F34" w:rsidTr="0075291B">
        <w:trPr>
          <w:trHeight w:val="915"/>
        </w:trPr>
        <w:tc>
          <w:tcPr>
            <w:tcW w:w="2485" w:type="dxa"/>
            <w:tcBorders>
              <w:top w:val="single" w:sz="4" w:space="0" w:color="auto"/>
              <w:left w:val="single" w:sz="4" w:space="0" w:color="auto"/>
              <w:bottom w:val="single" w:sz="4" w:space="0" w:color="auto"/>
            </w:tcBorders>
            <w:vAlign w:val="center"/>
          </w:tcPr>
          <w:p w:rsidR="00766E81" w:rsidRDefault="00766E81" w:rsidP="0075291B">
            <w:pPr>
              <w:rPr>
                <w:b/>
              </w:rPr>
            </w:pPr>
            <w:r>
              <w:rPr>
                <w:b/>
              </w:rPr>
              <w:t>DPI</w:t>
            </w:r>
          </w:p>
        </w:tc>
        <w:tc>
          <w:tcPr>
            <w:tcW w:w="7534" w:type="dxa"/>
            <w:tcBorders>
              <w:top w:val="single" w:sz="4" w:space="0" w:color="auto"/>
              <w:bottom w:val="single" w:sz="4" w:space="0" w:color="auto"/>
              <w:right w:val="single" w:sz="4" w:space="0" w:color="auto"/>
            </w:tcBorders>
            <w:shd w:val="clear" w:color="auto" w:fill="auto"/>
            <w:vAlign w:val="center"/>
          </w:tcPr>
          <w:p w:rsidR="00766E81" w:rsidRPr="00363F34" w:rsidRDefault="00766E81" w:rsidP="0075291B">
            <w:pPr>
              <w:rPr>
                <w:noProof/>
              </w:rPr>
            </w:pPr>
            <w:r w:rsidRPr="00671D56">
              <w:rPr>
                <w:noProof/>
                <w:sz w:val="20"/>
                <w:szCs w:val="20"/>
              </w:rPr>
              <w:t>In caso di utilizzo dell’attrezzatura in modo appropriato</w:t>
            </w:r>
            <w:r>
              <w:rPr>
                <w:noProof/>
                <w:sz w:val="20"/>
                <w:szCs w:val="20"/>
              </w:rPr>
              <w:t>, come previsto dal manuale d’uso e manutenzione, i</w:t>
            </w:r>
            <w:r w:rsidRPr="00671D56">
              <w:rPr>
                <w:noProof/>
                <w:sz w:val="20"/>
                <w:szCs w:val="20"/>
              </w:rPr>
              <w:t xml:space="preserve"> DPI non </w:t>
            </w:r>
            <w:r>
              <w:rPr>
                <w:noProof/>
                <w:sz w:val="20"/>
                <w:szCs w:val="20"/>
              </w:rPr>
              <w:t xml:space="preserve">sono </w:t>
            </w:r>
            <w:r w:rsidRPr="00671D56">
              <w:rPr>
                <w:noProof/>
                <w:sz w:val="20"/>
                <w:szCs w:val="20"/>
              </w:rPr>
              <w:t>necessari</w:t>
            </w:r>
            <w:r>
              <w:rPr>
                <w:noProof/>
                <w:sz w:val="20"/>
                <w:szCs w:val="20"/>
              </w:rPr>
              <w:t>.</w:t>
            </w:r>
          </w:p>
        </w:tc>
      </w:tr>
    </w:tbl>
    <w:p w:rsidR="00766E81" w:rsidRDefault="00766E81">
      <w:bookmarkStart w:id="3" w:name="_GoBack"/>
      <w:bookmarkEnd w:id="3"/>
    </w:p>
    <w:sectPr w:rsidR="00766E8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BD745A9"/>
    <w:multiLevelType w:val="hybridMultilevel"/>
    <w:tmpl w:val="4AAE5D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E81"/>
    <w:rsid w:val="00766E8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67917F-A678-4BE2-9A37-25CB35047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766E81"/>
    <w:pPr>
      <w:spacing w:after="0" w:line="240" w:lineRule="auto"/>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qFormat/>
    <w:rsid w:val="00766E81"/>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rsid w:val="00766E81"/>
    <w:rPr>
      <w:rFonts w:ascii="Times New Roman" w:eastAsia="Times New Roman" w:hAnsi="Times New Roman" w:cs="Arial"/>
      <w:b/>
      <w:bCs/>
      <w:color w:val="0000FF"/>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406</Words>
  <Characters>2315</Characters>
  <Application>Microsoft Office Word</Application>
  <DocSecurity>0</DocSecurity>
  <Lines>19</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dc:creator>
  <cp:keywords/>
  <dc:description/>
  <cp:lastModifiedBy>utente</cp:lastModifiedBy>
  <cp:revision>1</cp:revision>
  <dcterms:created xsi:type="dcterms:W3CDTF">2019-06-13T09:16:00Z</dcterms:created>
  <dcterms:modified xsi:type="dcterms:W3CDTF">2019-06-13T09:16:00Z</dcterms:modified>
</cp:coreProperties>
</file>