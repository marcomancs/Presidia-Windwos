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31D97" w:rsidRPr="00FE26E4" w14:paraId="484B8366" w14:textId="77777777" w:rsidTr="00F954A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9890C" w14:textId="71B9E0D5" w:rsidR="00D31D97" w:rsidRPr="00FE26E4" w:rsidRDefault="00D31D97" w:rsidP="00F954A7">
            <w:pPr>
              <w:pStyle w:val="Titolo3"/>
            </w:pPr>
            <w:r>
              <w:t xml:space="preserve">ATTREZZATURE: </w:t>
            </w:r>
            <w:r>
              <w:t xml:space="preserve">RIEMPITRICE BOTTIGLIE OLIO </w:t>
            </w:r>
          </w:p>
        </w:tc>
      </w:tr>
      <w:tr w:rsidR="00D31D97" w:rsidRPr="00671D56" w14:paraId="22D81486" w14:textId="77777777" w:rsidTr="00F954A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FCCB6E" w14:textId="77777777" w:rsidR="00D31D97" w:rsidRPr="006C1934" w:rsidRDefault="00D31D97" w:rsidP="00F954A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4F999" w14:textId="77777777" w:rsidR="00D31D97" w:rsidRDefault="00D31D97" w:rsidP="00F954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14:paraId="13B85D18" w14:textId="77777777" w:rsidR="00D31D97" w:rsidRPr="00671D56" w:rsidRDefault="00D31D97" w:rsidP="00F954A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</w:tc>
      </w:tr>
      <w:tr w:rsidR="00D31D97" w:rsidRPr="00AC3990" w14:paraId="077BE3C1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981200" w14:textId="77777777" w:rsidR="00D31D97" w:rsidRPr="006C1934" w:rsidRDefault="00D31D97" w:rsidP="00F954A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7621E" w14:textId="77777777" w:rsidR="00D31D97" w:rsidRPr="00AC3990" w:rsidRDefault="00D31D97" w:rsidP="00F954A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31D97" w:rsidRPr="00AC3990" w14:paraId="3644514A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DD2833" w14:textId="77777777" w:rsidR="00D31D97" w:rsidRPr="006C1934" w:rsidRDefault="00D31D97" w:rsidP="00F954A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BF222" w14:textId="493495A2" w:rsidR="00D31D97" w:rsidRPr="004D331B" w:rsidRDefault="00D31D97" w:rsidP="00F954A7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CESOIAMENTI,</w:t>
            </w:r>
          </w:p>
          <w:p w14:paraId="2B64F8BD" w14:textId="77777777" w:rsidR="00D31D97" w:rsidRPr="004D331B" w:rsidRDefault="00D31D97" w:rsidP="00F954A7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ELETTROCUZIONE</w:t>
            </w:r>
          </w:p>
          <w:p w14:paraId="5BA74433" w14:textId="77777777" w:rsidR="00D31D97" w:rsidRPr="004D331B" w:rsidRDefault="00D31D97" w:rsidP="00F954A7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INCENDIO</w:t>
            </w:r>
          </w:p>
          <w:p w14:paraId="3AF034B1" w14:textId="77777777" w:rsidR="00D31D97" w:rsidRPr="004D331B" w:rsidRDefault="00D31D97" w:rsidP="00F954A7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SCOPPIO</w:t>
            </w:r>
          </w:p>
          <w:p w14:paraId="72E19E23" w14:textId="77777777" w:rsidR="00D31D97" w:rsidRDefault="00D31D97" w:rsidP="00F954A7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VIBRAZIONI</w:t>
            </w:r>
          </w:p>
          <w:p w14:paraId="2C222DD0" w14:textId="47325B00" w:rsidR="00D31D97" w:rsidRPr="00AC3990" w:rsidRDefault="00D31D97" w:rsidP="00F954A7">
            <w:pPr>
              <w:rPr>
                <w:sz w:val="20"/>
                <w:szCs w:val="18"/>
              </w:rPr>
            </w:pPr>
            <w:r>
              <w:rPr>
                <w:bCs/>
                <w:sz w:val="20"/>
                <w:szCs w:val="18"/>
              </w:rPr>
              <w:t xml:space="preserve">RUMORE </w:t>
            </w:r>
          </w:p>
        </w:tc>
      </w:tr>
      <w:tr w:rsidR="00D31D97" w:rsidRPr="004D331B" w14:paraId="4674159A" w14:textId="77777777" w:rsidTr="00F954A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EF5DB8" w14:textId="77777777" w:rsidR="00D31D97" w:rsidRPr="006C1934" w:rsidRDefault="00D31D97" w:rsidP="00F954A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F666D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La riempitrice non deve essere utilizzata per processare prodotti diversi da quelli previsti dal presente manuale</w:t>
            </w:r>
          </w:p>
          <w:p w14:paraId="43227702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La riempitrice non deve essere utilizzata in condizioni diverse da quelle previste dal progetto e riportate nella documentazione originale di acquisto</w:t>
            </w:r>
          </w:p>
          <w:p w14:paraId="655B7986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La riempitrice non deve essere avviata se le condizioni ambientali o le caratteristiche dell’alimentazione elettrica non corrispondono a quelle previste dal presente manuale</w:t>
            </w:r>
          </w:p>
          <w:p w14:paraId="225DD44A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Non avviare la riempitrice se uno o più componenti sono mancanti o non correttamente assemblati</w:t>
            </w:r>
          </w:p>
          <w:p w14:paraId="50DE7F85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Non avvicinare panni alle parti rotanti della macchina</w:t>
            </w:r>
          </w:p>
          <w:p w14:paraId="3E48E4C8" w14:textId="02CEFB32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 xml:space="preserve">Non spostare la macchina durante l’esercizio </w:t>
            </w:r>
          </w:p>
          <w:p w14:paraId="0D2D64F9" w14:textId="77777777" w:rsidR="00D31D97" w:rsidRP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 w:rsidRPr="00D31D97">
              <w:t xml:space="preserve">Non utilizzare mai la riempitrice per il trattamento di PRODOTTI INFIAMMABILI </w:t>
            </w:r>
          </w:p>
          <w:p w14:paraId="6C0D478D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 w:rsidRPr="00D31D97">
              <w:t>Non utilizzare la macchina in ambienti con ATMOSFERA ESPLOSIVA</w:t>
            </w:r>
          </w:p>
          <w:p w14:paraId="23217047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 xml:space="preserve">Prima di procedere alla connessione elettrica della macchina accertarsi che l’impianto sia conforme alle normative vigenti sulla messa a terra </w:t>
            </w:r>
          </w:p>
          <w:p w14:paraId="55045630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Verificare che la tensione di rete sia conforme a quanto riportato sui dati di targa del motore</w:t>
            </w:r>
          </w:p>
          <w:p w14:paraId="17130966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Non azionare il motore elettrico se le sue coperture di protezione sono assenti, danneggiate o non correttamente montate</w:t>
            </w:r>
          </w:p>
          <w:p w14:paraId="1BD74A03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 xml:space="preserve">In caso di mancato avvio del motore disconnettere immediatamente l’alimentazione elettrica </w:t>
            </w:r>
          </w:p>
          <w:p w14:paraId="3B1FD8E3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I</w:t>
            </w:r>
            <w:r>
              <w:t xml:space="preserve">n caso di surriscaldamento del motore arrestare immediatamente la macchina </w:t>
            </w:r>
          </w:p>
          <w:p w14:paraId="3A6F886F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 xml:space="preserve">Prima di eseguire qualunque tipo di operazione accertarsi che la macchina sia in condizioni di arresto e che l’alimentazione elettrica sia disconnessa </w:t>
            </w:r>
          </w:p>
          <w:p w14:paraId="085A7508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 xml:space="preserve">Eseguire esclusivamente le operazioni previste dal presente manuale attenendosi strettamente alle istruzioni </w:t>
            </w:r>
          </w:p>
          <w:p w14:paraId="58809A1A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Verificare che tutti gli interruttori commutino regolarmente e che tutte le parti di connessione elettrica siano in buono stato</w:t>
            </w:r>
          </w:p>
          <w:p w14:paraId="4C7C6B09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Verificare periodicamente che le viti di collegamento tra le varie parti della macchina e del motore siano opportunamente serrate</w:t>
            </w:r>
          </w:p>
          <w:p w14:paraId="0EF5332D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In fase di manutenzione segnalare con segnaletica ben visibile il divieto di utilizzo della macchina</w:t>
            </w:r>
          </w:p>
          <w:p w14:paraId="140F3D37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Non alterare in alcun modo le parti strutturali della macchina</w:t>
            </w:r>
          </w:p>
          <w:p w14:paraId="7B6C54A9" w14:textId="024B0BC5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lastRenderedPageBreak/>
              <w:t>Dopo ogni intervento di manutenzione e/o riparazione accertarsi che tutte le parti della macchina siano correttamente assemblate con particolare attenzione alle protezioni</w:t>
            </w:r>
          </w:p>
          <w:p w14:paraId="772921FB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Utilizzare esclusivamente parti di ricambio originali</w:t>
            </w:r>
          </w:p>
          <w:p w14:paraId="7A327A51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Prima di riavviare la macchina accertarsi che tutti gli attrezzi utilizzati nelle fasi di manutenzione siano stati rimossi</w:t>
            </w:r>
          </w:p>
          <w:p w14:paraId="264A0BBD" w14:textId="02DD2DCB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>
              <w:t>Non installare apparecchiature ausiliarie senza precisa verifica e autorizzazione da parte del costruttore della macchina</w:t>
            </w:r>
          </w:p>
          <w:p w14:paraId="3B0051B3" w14:textId="77777777" w:rsidR="00D31D97" w:rsidRP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 w:rsidRPr="00D31D97">
              <w:t xml:space="preserve">Lavare le parti che compongono la macchina utilizzando esclusivamente prodotti atossici di uso alimentare </w:t>
            </w:r>
          </w:p>
          <w:p w14:paraId="3626BE3C" w14:textId="77777777" w:rsidR="00D31D97" w:rsidRP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  <w:r w:rsidRPr="00D31D97">
              <w:t xml:space="preserve">Prima di eseguire qualunque tipo di operazione accertarsi che la macchina sia in condizioni di arresto, che eventuali parti calde abbiano avuto il tempo di raffreddarsi e che l’alimentazione elettrica sia disconnessa (la spina deve essere estratta dalla presa di corrente). </w:t>
            </w:r>
          </w:p>
          <w:p w14:paraId="1439D971" w14:textId="77777777" w:rsidR="00D31D97" w:rsidRDefault="00D31D97" w:rsidP="00D31D97">
            <w:pPr>
              <w:pStyle w:val="Paragrafoelenco"/>
              <w:numPr>
                <w:ilvl w:val="0"/>
                <w:numId w:val="5"/>
              </w:numPr>
            </w:pPr>
          </w:p>
          <w:p w14:paraId="7045F27A" w14:textId="0F93B459" w:rsidR="00D31D97" w:rsidRPr="00D31D97" w:rsidRDefault="00D31D97" w:rsidP="00D31D97">
            <w:pPr>
              <w:pStyle w:val="Paragrafoelenco"/>
              <w:suppressAutoHyphens/>
              <w:autoSpaceDN w:val="0"/>
              <w:textAlignment w:val="baseline"/>
              <w:rPr>
                <w:sz w:val="20"/>
                <w:szCs w:val="18"/>
              </w:rPr>
            </w:pPr>
          </w:p>
        </w:tc>
      </w:tr>
      <w:tr w:rsidR="00D31D97" w:rsidRPr="00671D56" w14:paraId="258FF86A" w14:textId="77777777" w:rsidTr="00F954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6D8258" w14:textId="77777777" w:rsidR="00D31D97" w:rsidRPr="006C1934" w:rsidRDefault="00D31D97" w:rsidP="00F954A7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E5C28" w14:textId="77777777" w:rsidR="00D31D97" w:rsidRDefault="00D31D97" w:rsidP="00F954A7">
            <w:ins w:id="0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7C379C2E" wp14:editId="7C6F7C88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4" name="Immagine 4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C0955EE" wp14:editId="6D327448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5" name="Immagine 5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3A3F2C8" wp14:editId="03A5A99E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8" name="Immagine 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5F9263D7" w14:textId="77777777" w:rsidR="00D31D97" w:rsidRDefault="00D31D97" w:rsidP="00F954A7"/>
          <w:p w14:paraId="0E0D0BF2" w14:textId="77777777" w:rsidR="00D31D97" w:rsidRPr="00671D56" w:rsidRDefault="00D31D97" w:rsidP="00F954A7"/>
        </w:tc>
      </w:tr>
      <w:tr w:rsidR="00D31D97" w:rsidRPr="00546D15" w14:paraId="5B558E0E" w14:textId="77777777" w:rsidTr="00F954A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39C883" w14:textId="77777777" w:rsidR="00D31D97" w:rsidRDefault="00D31D97" w:rsidP="00F954A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E0071" w14:textId="77777777" w:rsidR="00D31D97" w:rsidRDefault="00D31D97" w:rsidP="00D31D97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27F3A108" w14:textId="77777777" w:rsidR="00D31D97" w:rsidRDefault="00D31D97" w:rsidP="00D31D97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4875694D" w14:textId="77777777" w:rsidR="00D31D97" w:rsidRPr="00546D15" w:rsidRDefault="00D31D97" w:rsidP="00D31D97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</w:tc>
      </w:tr>
    </w:tbl>
    <w:p w14:paraId="6B834831" w14:textId="77777777" w:rsidR="008133CE" w:rsidRDefault="008133CE"/>
    <w:sectPr w:rsidR="008133CE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D2809"/>
    <w:multiLevelType w:val="hybridMultilevel"/>
    <w:tmpl w:val="5C2A0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97"/>
    <w:rsid w:val="004A246C"/>
    <w:rsid w:val="004E2B49"/>
    <w:rsid w:val="008133CE"/>
    <w:rsid w:val="00D3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993E9"/>
  <w15:chartTrackingRefBased/>
  <w15:docId w15:val="{3A13FBCC-2856-424D-8038-D556BBA2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1D97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D31D9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31D97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D31D9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2021-05-13T09:27:00Z</dcterms:created>
  <dcterms:modified xsi:type="dcterms:W3CDTF">2021-05-13T09:32:00Z</dcterms:modified>
</cp:coreProperties>
</file>