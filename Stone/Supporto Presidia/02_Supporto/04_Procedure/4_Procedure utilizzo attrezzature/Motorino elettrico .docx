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B42BB2" w:rsidRPr="00FE26E4" w14:paraId="23DCD48B" w14:textId="77777777" w:rsidTr="00C45FE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3EA7024" w14:textId="28185999" w:rsidR="00B42BB2" w:rsidRPr="00FE26E4" w:rsidRDefault="00B42BB2" w:rsidP="00C45FEB">
            <w:pPr>
              <w:pStyle w:val="Titolo3"/>
            </w:pPr>
            <w:bookmarkStart w:id="0" w:name="_Toc11154002"/>
            <w:bookmarkStart w:id="1" w:name="_Toc11225713"/>
            <w:r>
              <w:t xml:space="preserve">ATTREZZATURE: </w:t>
            </w:r>
            <w:bookmarkEnd w:id="0"/>
            <w:bookmarkEnd w:id="1"/>
            <w:r>
              <w:t>MOTO</w:t>
            </w:r>
            <w:r>
              <w:t xml:space="preserve">RINO ELETTRICO </w:t>
            </w:r>
          </w:p>
        </w:tc>
      </w:tr>
      <w:tr w:rsidR="00B42BB2" w:rsidRPr="00671D56" w14:paraId="098BC7AC" w14:textId="77777777" w:rsidTr="00C45FE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9D2AC90" w14:textId="77777777" w:rsidR="00B42BB2" w:rsidRPr="006C1934" w:rsidRDefault="00B42BB2" w:rsidP="00C45FE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3308DF" w14:textId="77777777" w:rsidR="00B42BB2" w:rsidRDefault="00B42BB2" w:rsidP="00C45F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14:paraId="0AE836D2" w14:textId="77777777" w:rsidR="00B42BB2" w:rsidRPr="00671D56" w:rsidRDefault="00B42BB2" w:rsidP="00C45FE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B42BB2" w:rsidRPr="00AC3990" w14:paraId="5BBC86C0" w14:textId="77777777" w:rsidTr="00C45F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277B97F" w14:textId="77777777" w:rsidR="00B42BB2" w:rsidRPr="006C1934" w:rsidRDefault="00B42BB2" w:rsidP="00C45FE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1416D3" w14:textId="77777777" w:rsidR="00B42BB2" w:rsidRPr="00AC3990" w:rsidRDefault="00B42BB2" w:rsidP="00C45FEB">
            <w:pPr>
              <w:rPr>
                <w:bCs/>
                <w:iCs/>
                <w:sz w:val="20"/>
                <w:szCs w:val="18"/>
              </w:rPr>
            </w:pPr>
            <w:r w:rsidRPr="00AC3990">
              <w:rPr>
                <w:bCs/>
                <w:iCs/>
                <w:sz w:val="20"/>
                <w:szCs w:val="18"/>
              </w:rPr>
              <w:t>Lavoratori</w:t>
            </w:r>
          </w:p>
        </w:tc>
      </w:tr>
      <w:tr w:rsidR="00B42BB2" w:rsidRPr="00AC3990" w14:paraId="3E1863CC" w14:textId="77777777" w:rsidTr="00C45F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8A5561" w14:textId="77777777" w:rsidR="00B42BB2" w:rsidRPr="006C1934" w:rsidRDefault="00B42BB2" w:rsidP="00C45FE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A5E14" w14:textId="77777777" w:rsidR="00B42BB2" w:rsidRDefault="00B42BB2" w:rsidP="00C45F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VIBRAZIONI CORPO INTERO</w:t>
            </w:r>
          </w:p>
          <w:p w14:paraId="3AF7F810" w14:textId="77777777" w:rsidR="00B42BB2" w:rsidRDefault="00B42BB2" w:rsidP="00C45F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RIBALTAMENTO</w:t>
            </w:r>
          </w:p>
          <w:p w14:paraId="55F44CA3" w14:textId="77777777" w:rsidR="00B42BB2" w:rsidRDefault="00B42BB2" w:rsidP="00C45F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RUMORE</w:t>
            </w:r>
          </w:p>
          <w:p w14:paraId="182CE65A" w14:textId="77777777" w:rsidR="00B42BB2" w:rsidRDefault="00B42BB2" w:rsidP="00C45F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SCHIACCIAMENTO E LESIONI PER CONTATTO</w:t>
            </w:r>
          </w:p>
          <w:p w14:paraId="0D8DDC12" w14:textId="77777777" w:rsidR="00B42BB2" w:rsidRDefault="00B42BB2" w:rsidP="00C45F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INVESTIMENTO</w:t>
            </w:r>
          </w:p>
          <w:p w14:paraId="16405C0F" w14:textId="77777777" w:rsidR="00B42BB2" w:rsidRPr="00AC3990" w:rsidRDefault="00B42BB2" w:rsidP="00C45FEB">
            <w:pPr>
              <w:rPr>
                <w:sz w:val="20"/>
                <w:szCs w:val="18"/>
              </w:rPr>
            </w:pPr>
            <w:r>
              <w:rPr>
                <w:sz w:val="20"/>
                <w:szCs w:val="18"/>
              </w:rPr>
              <w:t>FERITE E TAGLI</w:t>
            </w:r>
          </w:p>
        </w:tc>
      </w:tr>
      <w:tr w:rsidR="00B42BB2" w:rsidRPr="00B14734" w14:paraId="52DFECA9" w14:textId="77777777" w:rsidTr="00C45FE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B9535D" w14:textId="77777777" w:rsidR="00B42BB2" w:rsidRPr="006C1934" w:rsidRDefault="00B42BB2" w:rsidP="00C45FE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E435F" w14:textId="77777777" w:rsidR="00B42BB2" w:rsidRPr="00B42BB2" w:rsidRDefault="00B42BB2" w:rsidP="00B42BB2">
            <w:pPr>
              <w:suppressAutoHyphens w:val="0"/>
              <w:autoSpaceDN/>
              <w:textAlignment w:val="auto"/>
              <w:rPr>
                <w:color w:val="111111"/>
                <w:sz w:val="20"/>
                <w:szCs w:val="20"/>
              </w:rPr>
            </w:pPr>
            <w:r w:rsidRPr="00B42BB2">
              <w:rPr>
                <w:color w:val="111111"/>
                <w:sz w:val="20"/>
                <w:szCs w:val="20"/>
              </w:rPr>
              <w:t xml:space="preserve">Prima di utilizzare lo scooter è sempre buona norma effettuare alcuni controlli: </w:t>
            </w:r>
          </w:p>
          <w:p w14:paraId="3AC7B2DD" w14:textId="77777777" w:rsidR="00B42BB2" w:rsidRPr="00B42BB2" w:rsidRDefault="00B42BB2" w:rsidP="00B42BB2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42BB2">
              <w:rPr>
                <w:color w:val="111111"/>
                <w:sz w:val="20"/>
                <w:szCs w:val="20"/>
              </w:rPr>
              <w:t>verificare lo stato di carica delle batterie,</w:t>
            </w:r>
          </w:p>
          <w:p w14:paraId="4C5DC5E5" w14:textId="77777777" w:rsidR="00B42BB2" w:rsidRPr="00B42BB2" w:rsidRDefault="00B42BB2" w:rsidP="00B42BB2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42BB2">
              <w:rPr>
                <w:color w:val="111111"/>
                <w:sz w:val="20"/>
                <w:szCs w:val="20"/>
              </w:rPr>
              <w:t>verificare il funzionamento del fanale anteriore, del fanale posteriore, degli indicatori di direzione e della luce</w:t>
            </w:r>
            <w:r w:rsidRPr="00B42BB2">
              <w:rPr>
                <w:color w:val="111111"/>
                <w:sz w:val="20"/>
                <w:szCs w:val="20"/>
              </w:rPr>
              <w:t xml:space="preserve"> </w:t>
            </w:r>
            <w:r w:rsidRPr="00B42BB2">
              <w:rPr>
                <w:color w:val="111111"/>
                <w:sz w:val="20"/>
                <w:szCs w:val="20"/>
              </w:rPr>
              <w:t>porta targa,</w:t>
            </w:r>
          </w:p>
          <w:p w14:paraId="08CE7948" w14:textId="77777777" w:rsidR="00B42BB2" w:rsidRPr="00B42BB2" w:rsidRDefault="00B42BB2" w:rsidP="00B42BB2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42BB2">
              <w:rPr>
                <w:color w:val="111111"/>
                <w:sz w:val="20"/>
                <w:szCs w:val="20"/>
              </w:rPr>
              <w:t>verificare il funzionamento dei freni anteriore e posteriore,</w:t>
            </w:r>
          </w:p>
          <w:p w14:paraId="7AECAC69" w14:textId="77777777" w:rsidR="00B42BB2" w:rsidRPr="00B42BB2" w:rsidRDefault="00B42BB2" w:rsidP="00B42BB2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42BB2">
              <w:rPr>
                <w:color w:val="111111"/>
                <w:sz w:val="20"/>
                <w:szCs w:val="20"/>
              </w:rPr>
              <w:t>verificare il livello del liquido nel serbatoio freno anteriore,</w:t>
            </w:r>
          </w:p>
          <w:p w14:paraId="26A104DF" w14:textId="0F1F7816" w:rsidR="00B42BB2" w:rsidRPr="00B42BB2" w:rsidRDefault="00B42BB2" w:rsidP="00B42BB2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42BB2">
              <w:rPr>
                <w:color w:val="111111"/>
                <w:sz w:val="20"/>
                <w:szCs w:val="20"/>
              </w:rPr>
              <w:t>controllare la pressione degli pneumatici,</w:t>
            </w:r>
          </w:p>
          <w:p w14:paraId="0AAB992E" w14:textId="77777777" w:rsidR="00B42BB2" w:rsidRPr="00B42BB2" w:rsidRDefault="00B42BB2" w:rsidP="00B42BB2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42BB2">
              <w:rPr>
                <w:color w:val="111111"/>
                <w:sz w:val="20"/>
                <w:szCs w:val="20"/>
              </w:rPr>
              <w:t>controllare che la sella sia chiusa in posizione non rialzata e che i cavi del caricabatterie siano correttamente</w:t>
            </w:r>
            <w:r w:rsidRPr="00B42BB2">
              <w:rPr>
                <w:color w:val="111111"/>
                <w:sz w:val="20"/>
                <w:szCs w:val="20"/>
              </w:rPr>
              <w:t xml:space="preserve"> </w:t>
            </w:r>
            <w:r w:rsidRPr="00B42BB2">
              <w:rPr>
                <w:color w:val="111111"/>
                <w:sz w:val="20"/>
                <w:szCs w:val="20"/>
              </w:rPr>
              <w:t>posizionati nel vano batterie.</w:t>
            </w:r>
          </w:p>
          <w:p w14:paraId="02B3CEF8" w14:textId="77777777" w:rsidR="00B42BB2" w:rsidRPr="00B42BB2" w:rsidRDefault="00B42BB2" w:rsidP="00B42BB2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42BB2">
              <w:rPr>
                <w:color w:val="111111"/>
                <w:sz w:val="20"/>
                <w:szCs w:val="20"/>
              </w:rPr>
              <w:t>Per effettuare correttamente questi controlli riferirsi alle istruzioni contenute nel presente manuale</w:t>
            </w:r>
          </w:p>
          <w:p w14:paraId="111156F3" w14:textId="77777777" w:rsidR="00B42BB2" w:rsidRPr="00B42BB2" w:rsidRDefault="00B42BB2" w:rsidP="00B42BB2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42BB2">
              <w:rPr>
                <w:rStyle w:val="fontstyle01"/>
                <w:rFonts w:ascii="Times New Roman" w:hAnsi="Times New Roman"/>
                <w:sz w:val="20"/>
                <w:szCs w:val="20"/>
              </w:rPr>
              <w:t>Mettersi alla guida in stato di ebbrezza, sotto l’effetto di stupefacenti o di alcuni</w:t>
            </w:r>
            <w:r w:rsidRPr="00B42BB2">
              <w:rPr>
                <w:b/>
                <w:bCs/>
                <w:color w:val="111111"/>
                <w:sz w:val="20"/>
                <w:szCs w:val="20"/>
              </w:rPr>
              <w:br/>
            </w:r>
            <w:r w:rsidRPr="00B42BB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medicinali è molto pericoloso per </w:t>
            </w:r>
            <w:proofErr w:type="gramStart"/>
            <w:r w:rsidRPr="00B42BB2">
              <w:rPr>
                <w:rStyle w:val="fontstyle01"/>
                <w:rFonts w:ascii="Times New Roman" w:hAnsi="Times New Roman"/>
                <w:sz w:val="20"/>
                <w:szCs w:val="20"/>
              </w:rPr>
              <w:t>se</w:t>
            </w:r>
            <w:proofErr w:type="gramEnd"/>
            <w:r w:rsidRPr="00B42BB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stessi ed è vietato dalla legge.</w:t>
            </w:r>
          </w:p>
          <w:p w14:paraId="1C5F134B" w14:textId="77777777" w:rsidR="00B42BB2" w:rsidRPr="00B42BB2" w:rsidRDefault="00B42BB2" w:rsidP="00B42BB2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42BB2">
              <w:rPr>
                <w:rStyle w:val="fontstyle01"/>
                <w:rFonts w:ascii="Times New Roman" w:hAnsi="Times New Roman"/>
                <w:sz w:val="20"/>
                <w:szCs w:val="20"/>
              </w:rPr>
              <w:t>Prima di mettersi in marcia indossare sempre il casco ed allacciarlo correttamente</w:t>
            </w:r>
          </w:p>
          <w:p w14:paraId="3D0668AE" w14:textId="77777777" w:rsidR="00B42BB2" w:rsidRPr="00B42BB2" w:rsidRDefault="00B42BB2" w:rsidP="00B42BB2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42BB2">
              <w:rPr>
                <w:rStyle w:val="fontstyle01"/>
                <w:rFonts w:ascii="Times New Roman" w:hAnsi="Times New Roman"/>
                <w:sz w:val="20"/>
                <w:szCs w:val="20"/>
              </w:rPr>
              <w:t>Su strade disconnesse, in caso di pioggia, neve o su strada scivolosa è necessario</w:t>
            </w:r>
            <w:r w:rsidRPr="00B42BB2">
              <w:rPr>
                <w:b/>
                <w:bCs/>
                <w:color w:val="111111"/>
                <w:sz w:val="20"/>
                <w:szCs w:val="20"/>
              </w:rPr>
              <w:br/>
            </w:r>
            <w:r w:rsidRPr="00B42BB2">
              <w:rPr>
                <w:rStyle w:val="fontstyle01"/>
                <w:rFonts w:ascii="Times New Roman" w:hAnsi="Times New Roman"/>
                <w:sz w:val="20"/>
                <w:szCs w:val="20"/>
              </w:rPr>
              <w:t>ridurre la velocità ed aumentare la distanza di sicurezza da altri veicoli, guidando</w:t>
            </w:r>
            <w:r w:rsidRPr="00B42BB2">
              <w:rPr>
                <w:b/>
                <w:bCs/>
                <w:color w:val="111111"/>
                <w:sz w:val="20"/>
                <w:szCs w:val="20"/>
              </w:rPr>
              <w:br/>
            </w:r>
            <w:r w:rsidRPr="00B42BB2">
              <w:rPr>
                <w:rStyle w:val="fontstyle01"/>
                <w:rFonts w:ascii="Times New Roman" w:hAnsi="Times New Roman"/>
                <w:sz w:val="20"/>
                <w:szCs w:val="20"/>
              </w:rPr>
              <w:t>con prudenza</w:t>
            </w:r>
          </w:p>
          <w:p w14:paraId="57269564" w14:textId="3471EF6E" w:rsidR="00B42BB2" w:rsidRPr="00B42BB2" w:rsidRDefault="00B42BB2" w:rsidP="00B42BB2">
            <w:pPr>
              <w:pStyle w:val="Paragrafoelenco"/>
              <w:numPr>
                <w:ilvl w:val="0"/>
                <w:numId w:val="3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42BB2">
              <w:rPr>
                <w:rStyle w:val="fontstyle01"/>
                <w:rFonts w:ascii="Times New Roman" w:hAnsi="Times New Roman"/>
                <w:sz w:val="20"/>
                <w:szCs w:val="20"/>
              </w:rPr>
              <w:t>In caso di pioggia la visibilità diminuisce, ridurre la velocità e guidare con prudenza</w:t>
            </w:r>
          </w:p>
          <w:p w14:paraId="6E71C868" w14:textId="77777777" w:rsidR="00B42BB2" w:rsidRPr="00B42BB2" w:rsidRDefault="00B42BB2" w:rsidP="00B42BB2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42BB2">
              <w:rPr>
                <w:rStyle w:val="fontstyle01"/>
                <w:rFonts w:ascii="Times New Roman" w:hAnsi="Times New Roman"/>
                <w:sz w:val="20"/>
                <w:szCs w:val="20"/>
              </w:rPr>
              <w:t>Prestare attenzione ai veicoli circostanti senza dare per scontato che gli altri conducenti siano in grado di vedervi. Essere sempre pronto a una fermata</w:t>
            </w:r>
            <w:r w:rsidRPr="00B42BB2">
              <w:rPr>
                <w:color w:val="000000"/>
                <w:sz w:val="20"/>
                <w:szCs w:val="20"/>
              </w:rPr>
              <w:br/>
            </w:r>
            <w:r w:rsidRPr="00B42BB2">
              <w:rPr>
                <w:rStyle w:val="fontstyle01"/>
                <w:rFonts w:ascii="Times New Roman" w:hAnsi="Times New Roman"/>
                <w:sz w:val="20"/>
                <w:szCs w:val="20"/>
              </w:rPr>
              <w:t>improvvisa o a eseguire una manovra per evitare ostacoli.</w:t>
            </w:r>
          </w:p>
          <w:p w14:paraId="1E223140" w14:textId="77777777" w:rsidR="00B42BB2" w:rsidRPr="00B42BB2" w:rsidRDefault="00B42BB2" w:rsidP="00B42BB2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42BB2">
              <w:rPr>
                <w:rStyle w:val="fontstyle01"/>
                <w:rFonts w:ascii="Times New Roman" w:hAnsi="Times New Roman"/>
                <w:sz w:val="20"/>
                <w:szCs w:val="20"/>
              </w:rPr>
              <w:t>È necessario rendersi più visibili, in special modo di notte, indossando un abbigliamento catarifrangente, posizionandosi in modo da essere visibili dagli altri guidatori, segnalando le svolte o i cambi di corsia e utilizzando l’avvisatore acustico quando necessario</w:t>
            </w:r>
          </w:p>
          <w:p w14:paraId="20C81448" w14:textId="77777777" w:rsidR="00B42BB2" w:rsidRPr="00B42BB2" w:rsidRDefault="00B42BB2" w:rsidP="00B42BB2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42BB2">
              <w:rPr>
                <w:rStyle w:val="fontstyle01"/>
                <w:rFonts w:ascii="Times New Roman" w:hAnsi="Times New Roman"/>
                <w:sz w:val="20"/>
                <w:szCs w:val="20"/>
              </w:rPr>
              <w:t>Il terreno può presentare varie difficoltà quando si guida fuori strada. "Leggere" continuamente il terreno per prevenire svolte, salti, rocce, incassi e altri pericoli.</w:t>
            </w:r>
            <w:r w:rsidRPr="00B42BB2">
              <w:rPr>
                <w:color w:val="000000"/>
                <w:sz w:val="20"/>
                <w:szCs w:val="20"/>
              </w:rPr>
              <w:br/>
            </w:r>
            <w:r w:rsidRPr="00B42BB2">
              <w:rPr>
                <w:rStyle w:val="fontstyle01"/>
                <w:rFonts w:ascii="Times New Roman" w:hAnsi="Times New Roman"/>
                <w:sz w:val="20"/>
                <w:szCs w:val="20"/>
              </w:rPr>
              <w:t>Mantenere sempre una velocità sufficientemente bassa da poter vedere i pericoli e reagire in tempo</w:t>
            </w:r>
          </w:p>
          <w:p w14:paraId="36BED231" w14:textId="77777777" w:rsidR="00B42BB2" w:rsidRPr="00B42BB2" w:rsidRDefault="00B42BB2" w:rsidP="00B42BB2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42BB2">
              <w:rPr>
                <w:rStyle w:val="fontstyle01"/>
                <w:rFonts w:ascii="Times New Roman" w:hAnsi="Times New Roman"/>
                <w:sz w:val="20"/>
                <w:szCs w:val="20"/>
              </w:rPr>
              <w:t>Non guidare mai oltre le proprie capacità o più velocemente di quanto lo consentano le condizioni del percorso. Stanchezza e distrazione possono</w:t>
            </w:r>
            <w:r w:rsidRPr="00B42BB2">
              <w:rPr>
                <w:color w:val="000000"/>
                <w:sz w:val="20"/>
                <w:szCs w:val="20"/>
              </w:rPr>
              <w:br/>
            </w:r>
            <w:r w:rsidRPr="00B42BB2">
              <w:rPr>
                <w:rStyle w:val="fontstyle01"/>
                <w:rFonts w:ascii="Times New Roman" w:hAnsi="Times New Roman"/>
                <w:sz w:val="20"/>
                <w:szCs w:val="20"/>
              </w:rPr>
              <w:t>compromettere la capacità di usare buon senso e di guidare in sicurezza</w:t>
            </w:r>
          </w:p>
          <w:p w14:paraId="519278F1" w14:textId="77777777" w:rsidR="00B42BB2" w:rsidRPr="00B42BB2" w:rsidRDefault="00B42BB2" w:rsidP="00B42BB2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42BB2">
              <w:rPr>
                <w:rStyle w:val="fontstyle01"/>
                <w:rFonts w:ascii="Times New Roman" w:hAnsi="Times New Roman"/>
                <w:sz w:val="20"/>
                <w:szCs w:val="20"/>
              </w:rPr>
              <w:t>Gli alcolici non sono indicati per la guida. Anche una sola bevanda alcolica può ridurre l’abilità di reagire alle variazioni di condizioni, mentre il tempo di reazione peggiora a ogni ulteriore bevanda assunta. Non bere prima di guidare e non permettere che gli amici si mettano alla guida dopo aver bevuto.</w:t>
            </w:r>
          </w:p>
          <w:p w14:paraId="7B3698E7" w14:textId="77777777" w:rsidR="00B42BB2" w:rsidRPr="00B42BB2" w:rsidRDefault="00B42BB2" w:rsidP="00B42BB2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42BB2">
              <w:rPr>
                <w:rStyle w:val="fontstyle01"/>
                <w:rFonts w:ascii="Times New Roman" w:hAnsi="Times New Roman"/>
                <w:sz w:val="20"/>
                <w:szCs w:val="20"/>
              </w:rPr>
              <w:t>È importante una corretta manutenzione del veicolo, in modo che sia sempre in condizioni di essere guidato in sicurezza.</w:t>
            </w:r>
          </w:p>
          <w:p w14:paraId="6224BCF6" w14:textId="77777777" w:rsidR="00B42BB2" w:rsidRPr="00B42BB2" w:rsidRDefault="00B42BB2" w:rsidP="00B42BB2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rStyle w:val="fontstyle01"/>
                <w:rFonts w:ascii="Times New Roman" w:hAnsi="Times New Roman"/>
                <w:color w:val="auto"/>
                <w:sz w:val="20"/>
                <w:szCs w:val="20"/>
              </w:rPr>
            </w:pPr>
            <w:r w:rsidRPr="00B42BB2">
              <w:rPr>
                <w:rStyle w:val="fontstyle01"/>
                <w:rFonts w:ascii="Times New Roman" w:hAnsi="Times New Roman"/>
                <w:sz w:val="20"/>
                <w:szCs w:val="20"/>
              </w:rPr>
              <w:t>Durante la guida, il passeggero deve mantenere le mani sul maniglione di servizio o alla cintola del conducente e i piedi sui poggiapiedi.</w:t>
            </w:r>
          </w:p>
          <w:p w14:paraId="36721D6F" w14:textId="77777777" w:rsidR="00B42BB2" w:rsidRPr="00B42BB2" w:rsidRDefault="00B42BB2" w:rsidP="00B42BB2">
            <w:pPr>
              <w:pStyle w:val="Paragrafoelenco"/>
              <w:numPr>
                <w:ilvl w:val="0"/>
                <w:numId w:val="2"/>
              </w:numPr>
              <w:suppressAutoHyphens w:val="0"/>
              <w:autoSpaceDN/>
              <w:textAlignment w:val="auto"/>
              <w:rPr>
                <w:sz w:val="20"/>
                <w:szCs w:val="20"/>
              </w:rPr>
            </w:pPr>
            <w:r w:rsidRPr="00B42BB2">
              <w:rPr>
                <w:rStyle w:val="fontstyle01"/>
                <w:rFonts w:ascii="Times New Roman" w:hAnsi="Times New Roman"/>
                <w:sz w:val="20"/>
                <w:szCs w:val="20"/>
              </w:rPr>
              <w:t>Tenere sempre in considerazione la sicurezza del passeggero e degli altri guidatori</w:t>
            </w:r>
          </w:p>
        </w:tc>
      </w:tr>
      <w:tr w:rsidR="00B42BB2" w:rsidRPr="00927E8F" w14:paraId="1FB13085" w14:textId="77777777" w:rsidTr="00C45FEB">
        <w:trPr>
          <w:trHeight w:val="1911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86F837" w14:textId="77777777" w:rsidR="00B42BB2" w:rsidRPr="006C1934" w:rsidRDefault="00B42BB2" w:rsidP="00C45FEB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D5A9B" w14:textId="77777777" w:rsidR="00B42BB2" w:rsidRDefault="00B42BB2" w:rsidP="00C45FEB">
            <w:ins w:id="2" w:author="Lionel" w:date="2019-02-04T17:57:00Z">
              <w:r w:rsidRPr="008D76AD">
                <w:rPr>
                  <w:noProof/>
                </w:rPr>
                <w:drawing>
                  <wp:anchor distT="0" distB="0" distL="114300" distR="114300" simplePos="0" relativeHeight="251659264" behindDoc="0" locked="0" layoutInCell="1" allowOverlap="1" wp14:anchorId="5D532D15" wp14:editId="5AF55578">
                    <wp:simplePos x="0" y="0"/>
                    <wp:positionH relativeFrom="column">
                      <wp:posOffset>1303020</wp:posOffset>
                    </wp:positionH>
                    <wp:positionV relativeFrom="paragraph">
                      <wp:posOffset>-5080</wp:posOffset>
                    </wp:positionV>
                    <wp:extent cx="1313815" cy="467995"/>
                    <wp:effectExtent l="0" t="0" r="635" b="8255"/>
                    <wp:wrapSquare wrapText="bothSides"/>
                    <wp:docPr id="132" name="Immagine 45" descr="E17123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45" descr="E17123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3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60288" behindDoc="1" locked="0" layoutInCell="1" allowOverlap="1" wp14:anchorId="10DCCA71" wp14:editId="014F0F78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635" b="8255"/>
                    <wp:wrapNone/>
                    <wp:docPr id="12" name="Immagine 12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14:paraId="7BB9B343" w14:textId="77777777" w:rsidR="00B42BB2" w:rsidRDefault="00B42BB2" w:rsidP="00C45FEB"/>
          <w:p w14:paraId="1E1F1212" w14:textId="77777777" w:rsidR="00B42BB2" w:rsidRDefault="00B42BB2" w:rsidP="00C45FEB"/>
          <w:p w14:paraId="3DD496FD" w14:textId="77777777" w:rsidR="00B42BB2" w:rsidRPr="00927E8F" w:rsidRDefault="00B42BB2" w:rsidP="00C45FEB"/>
        </w:tc>
      </w:tr>
      <w:tr w:rsidR="00B42BB2" w:rsidRPr="00B14734" w14:paraId="60F620BF" w14:textId="77777777" w:rsidTr="00C45FE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9F122A" w14:textId="77777777" w:rsidR="00B42BB2" w:rsidRDefault="00B42BB2" w:rsidP="00C45FE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8C9C5" w14:textId="77777777" w:rsidR="00B42BB2" w:rsidRDefault="00B42BB2" w:rsidP="00C45FEB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B71581">
              <w:rPr>
                <w:noProof/>
                <w:sz w:val="20"/>
                <w:szCs w:val="20"/>
              </w:rPr>
              <w:t>Scarpa di sicurezza (EN ISO 20345)</w:t>
            </w:r>
          </w:p>
          <w:p w14:paraId="2AB175CA" w14:textId="77777777" w:rsidR="00B42BB2" w:rsidRDefault="00B42BB2" w:rsidP="00C45FEB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 w:rsidRPr="00366EC5">
              <w:rPr>
                <w:noProof/>
                <w:sz w:val="20"/>
                <w:szCs w:val="20"/>
              </w:rPr>
              <w:t>Guanti di protezione contro rischi meccanici (EN 388)</w:t>
            </w:r>
          </w:p>
          <w:p w14:paraId="75009D72" w14:textId="77777777" w:rsidR="00B42BB2" w:rsidRDefault="00B42BB2" w:rsidP="00C45FEB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Tuta da lavoro</w:t>
            </w:r>
          </w:p>
          <w:p w14:paraId="33A5212A" w14:textId="77777777" w:rsidR="00B42BB2" w:rsidRPr="00B14734" w:rsidRDefault="00B42BB2" w:rsidP="00C45FEB">
            <w:pPr>
              <w:numPr>
                <w:ilvl w:val="0"/>
                <w:numId w:val="1"/>
              </w:numPr>
              <w:suppressAutoHyphens w:val="0"/>
              <w:autoSpaceDN/>
              <w:textAlignment w:val="auto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Casco da moto omologato </w:t>
            </w:r>
          </w:p>
        </w:tc>
      </w:tr>
    </w:tbl>
    <w:p w14:paraId="71E17B3F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UILight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A3C75"/>
    <w:multiLevelType w:val="hybridMultilevel"/>
    <w:tmpl w:val="21041FD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3639C"/>
    <w:multiLevelType w:val="hybridMultilevel"/>
    <w:tmpl w:val="5EA077B8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cs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cs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cs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cs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cs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ionel">
    <w15:presenceInfo w15:providerId="None" w15:userId="Lione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BB2"/>
    <w:rsid w:val="004F4F70"/>
    <w:rsid w:val="00B4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FB889"/>
  <w15:chartTrackingRefBased/>
  <w15:docId w15:val="{69D951AD-D885-44FB-90AE-FDAAEC68E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B42BB2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B42BB2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B42BB2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B42BB2"/>
    <w:pPr>
      <w:ind w:left="720"/>
      <w:contextualSpacing/>
    </w:pPr>
  </w:style>
  <w:style w:type="character" w:customStyle="1" w:styleId="fontstyle01">
    <w:name w:val="fontstyle01"/>
    <w:basedOn w:val="Carpredefinitoparagrafo"/>
    <w:rsid w:val="00B42BB2"/>
    <w:rPr>
      <w:rFonts w:ascii="SegoeUILight" w:hAnsi="SegoeUILigh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3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487</Words>
  <Characters>2778</Characters>
  <Application>Microsoft Office Word</Application>
  <DocSecurity>0</DocSecurity>
  <Lines>23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2020-05-22T13:11:00Z</dcterms:created>
  <dcterms:modified xsi:type="dcterms:W3CDTF">2020-05-22T13:16:00Z</dcterms:modified>
</cp:coreProperties>
</file>