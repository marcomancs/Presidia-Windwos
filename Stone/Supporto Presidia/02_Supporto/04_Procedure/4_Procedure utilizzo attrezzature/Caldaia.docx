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282BA7" w:rsidRPr="00FE26E4" w:rsidTr="00A22AE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82BA7" w:rsidRPr="00FE26E4" w:rsidRDefault="00282BA7" w:rsidP="00A22AEB">
            <w:pPr>
              <w:pStyle w:val="Titolo3"/>
            </w:pPr>
            <w:bookmarkStart w:id="0" w:name="_Toc11315306"/>
            <w:r>
              <w:t>ATTREZZATURE: CALDAIA</w:t>
            </w:r>
            <w:bookmarkEnd w:id="0"/>
          </w:p>
        </w:tc>
      </w:tr>
      <w:tr w:rsidR="00282BA7" w:rsidRPr="005B440D" w:rsidTr="00A22AE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82BA7" w:rsidRPr="006C1934" w:rsidRDefault="00282BA7" w:rsidP="00A22AEB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2BA7" w:rsidRDefault="00282BA7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282BA7" w:rsidRDefault="00282BA7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282BA7" w:rsidRPr="00645D5F" w:rsidRDefault="00282BA7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282BA7" w:rsidRPr="00D72098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82BA7" w:rsidRPr="006C1934" w:rsidRDefault="00282BA7" w:rsidP="00A22AEB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2BA7" w:rsidRPr="00645D5F" w:rsidRDefault="00282BA7" w:rsidP="00A22AEB">
            <w:pPr>
              <w:rPr>
                <w:bCs/>
                <w:iCs/>
                <w:sz w:val="20"/>
                <w:szCs w:val="20"/>
              </w:rPr>
            </w:pPr>
            <w:r w:rsidRPr="00645D5F">
              <w:rPr>
                <w:bCs/>
                <w:iCs/>
                <w:sz w:val="20"/>
                <w:szCs w:val="20"/>
              </w:rPr>
              <w:t>Lavoratori</w:t>
            </w:r>
          </w:p>
        </w:tc>
      </w:tr>
      <w:tr w:rsidR="00282BA7" w:rsidRPr="00556339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82BA7" w:rsidRPr="006C1934" w:rsidRDefault="00282BA7" w:rsidP="00A22AEB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2BA7" w:rsidRDefault="00282BA7" w:rsidP="00A22AE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FUGA DI GAS</w:t>
            </w:r>
          </w:p>
          <w:p w:rsidR="00282BA7" w:rsidRPr="00645D5F" w:rsidRDefault="00282BA7" w:rsidP="00A22AE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ESPLOSIONE/ INCENDIO</w:t>
            </w:r>
          </w:p>
        </w:tc>
      </w:tr>
      <w:tr w:rsidR="00282BA7" w:rsidRPr="005B440D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82BA7" w:rsidRPr="006C1934" w:rsidRDefault="00282BA7" w:rsidP="00A22AEB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2BA7" w:rsidRDefault="00282BA7" w:rsidP="00A22AEB">
            <w:pPr>
              <w:jc w:val="both"/>
              <w:rPr>
                <w:sz w:val="20"/>
                <w:szCs w:val="20"/>
              </w:rPr>
            </w:pPr>
            <w:r w:rsidRPr="00645D5F">
              <w:rPr>
                <w:sz w:val="20"/>
                <w:szCs w:val="20"/>
              </w:rPr>
              <w:t>Avvertendo odore di gas:</w:t>
            </w:r>
          </w:p>
          <w:p w:rsidR="00282BA7" w:rsidRDefault="00282BA7" w:rsidP="00282BA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45D5F">
              <w:rPr>
                <w:sz w:val="20"/>
                <w:szCs w:val="20"/>
              </w:rPr>
              <w:t>non azionare interruttori elettrici, il telefono e qualsiasi altro oggetto che possa</w:t>
            </w:r>
            <w:r>
              <w:rPr>
                <w:sz w:val="20"/>
                <w:szCs w:val="20"/>
              </w:rPr>
              <w:t xml:space="preserve"> </w:t>
            </w:r>
            <w:r w:rsidRPr="00645D5F">
              <w:rPr>
                <w:sz w:val="20"/>
                <w:szCs w:val="20"/>
              </w:rPr>
              <w:t>provocare scintille;</w:t>
            </w:r>
          </w:p>
          <w:p w:rsidR="00282BA7" w:rsidRDefault="00282BA7" w:rsidP="00282BA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45D5F">
              <w:rPr>
                <w:sz w:val="20"/>
                <w:szCs w:val="20"/>
              </w:rPr>
              <w:t>aprire immediatamente porte e finestre per creare una corrente d’aria che purifichi</w:t>
            </w:r>
            <w:r>
              <w:rPr>
                <w:sz w:val="20"/>
                <w:szCs w:val="20"/>
              </w:rPr>
              <w:t xml:space="preserve"> </w:t>
            </w:r>
            <w:r w:rsidRPr="00645D5F">
              <w:rPr>
                <w:sz w:val="20"/>
                <w:szCs w:val="20"/>
              </w:rPr>
              <w:t>il locale;</w:t>
            </w:r>
          </w:p>
          <w:p w:rsidR="00282BA7" w:rsidRDefault="00282BA7" w:rsidP="00282BA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45D5F">
              <w:rPr>
                <w:sz w:val="20"/>
                <w:szCs w:val="20"/>
              </w:rPr>
              <w:t>chiudere i rubinetti del gas;</w:t>
            </w:r>
          </w:p>
          <w:p w:rsidR="00282BA7" w:rsidRDefault="00282BA7" w:rsidP="00282BA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45D5F">
              <w:rPr>
                <w:sz w:val="20"/>
                <w:szCs w:val="20"/>
              </w:rPr>
              <w:t xml:space="preserve">chiedere l’intervento di personale professionalmente qualificato. </w:t>
            </w:r>
          </w:p>
          <w:p w:rsidR="00282BA7" w:rsidRDefault="00282BA7" w:rsidP="00A22AEB">
            <w:pPr>
              <w:ind w:left="360"/>
              <w:jc w:val="both"/>
              <w:rPr>
                <w:sz w:val="20"/>
                <w:szCs w:val="20"/>
              </w:rPr>
            </w:pPr>
          </w:p>
          <w:p w:rsidR="00282BA7" w:rsidRDefault="00282BA7" w:rsidP="00A22AEB">
            <w:pPr>
              <w:jc w:val="both"/>
              <w:rPr>
                <w:sz w:val="20"/>
                <w:szCs w:val="20"/>
              </w:rPr>
            </w:pPr>
            <w:r w:rsidRPr="00645D5F">
              <w:rPr>
                <w:sz w:val="20"/>
                <w:szCs w:val="20"/>
              </w:rPr>
              <w:t xml:space="preserve">Non ostruire le aperture di aerazione del locale dove è installato un apparecchio a </w:t>
            </w:r>
            <w:proofErr w:type="spellStart"/>
            <w:r w:rsidRPr="00645D5F">
              <w:rPr>
                <w:sz w:val="20"/>
                <w:szCs w:val="20"/>
              </w:rPr>
              <w:t>gasper</w:t>
            </w:r>
            <w:proofErr w:type="spellEnd"/>
            <w:r w:rsidRPr="00645D5F">
              <w:rPr>
                <w:sz w:val="20"/>
                <w:szCs w:val="20"/>
              </w:rPr>
              <w:t xml:space="preserve"> evitare situazioni pericolose quali la formazione di miscele tossiche ed esplosive. </w:t>
            </w:r>
          </w:p>
          <w:p w:rsidR="00282BA7" w:rsidRDefault="00282BA7" w:rsidP="00A22AEB">
            <w:pPr>
              <w:jc w:val="both"/>
              <w:rPr>
                <w:sz w:val="20"/>
                <w:szCs w:val="20"/>
              </w:rPr>
            </w:pPr>
          </w:p>
          <w:p w:rsidR="00282BA7" w:rsidRPr="00645D5F" w:rsidRDefault="00282BA7" w:rsidP="00A22AEB">
            <w:pPr>
              <w:jc w:val="both"/>
              <w:rPr>
                <w:sz w:val="20"/>
                <w:szCs w:val="20"/>
              </w:rPr>
            </w:pPr>
            <w:r w:rsidRPr="00645D5F">
              <w:rPr>
                <w:sz w:val="20"/>
                <w:szCs w:val="20"/>
              </w:rPr>
              <w:t xml:space="preserve">Se si prevede un lungo periodo di assenza dell’utente e/o di inattività della caldaia, </w:t>
            </w:r>
            <w:r>
              <w:rPr>
                <w:sz w:val="20"/>
                <w:szCs w:val="20"/>
              </w:rPr>
              <w:t xml:space="preserve">prendere </w:t>
            </w:r>
            <w:r w:rsidRPr="00645D5F">
              <w:rPr>
                <w:sz w:val="20"/>
                <w:szCs w:val="20"/>
              </w:rPr>
              <w:t>le necessarie precauzioni riguardanti l’alimentazione elettrica, gas e la protezione antigelo.</w:t>
            </w:r>
          </w:p>
          <w:p w:rsidR="00282BA7" w:rsidRDefault="00282BA7" w:rsidP="00A22AEB">
            <w:pPr>
              <w:jc w:val="both"/>
              <w:rPr>
                <w:b/>
                <w:bCs/>
                <w:sz w:val="20"/>
                <w:szCs w:val="20"/>
              </w:rPr>
            </w:pPr>
          </w:p>
          <w:p w:rsidR="00282BA7" w:rsidRPr="00645D5F" w:rsidRDefault="00282BA7" w:rsidP="00A22AEB">
            <w:pPr>
              <w:jc w:val="both"/>
              <w:rPr>
                <w:b/>
                <w:bCs/>
                <w:sz w:val="20"/>
                <w:szCs w:val="20"/>
              </w:rPr>
            </w:pPr>
            <w:r w:rsidRPr="00645D5F">
              <w:rPr>
                <w:b/>
                <w:bCs/>
                <w:sz w:val="20"/>
                <w:szCs w:val="20"/>
              </w:rPr>
              <w:t>Operazioni per la manutenzione</w:t>
            </w:r>
          </w:p>
          <w:p w:rsidR="00282BA7" w:rsidRDefault="00282BA7" w:rsidP="00A22AEB">
            <w:pPr>
              <w:jc w:val="both"/>
              <w:rPr>
                <w:sz w:val="20"/>
                <w:szCs w:val="20"/>
              </w:rPr>
            </w:pPr>
            <w:r w:rsidRPr="00645D5F">
              <w:rPr>
                <w:sz w:val="20"/>
                <w:szCs w:val="20"/>
              </w:rPr>
              <w:t>Le operazioni di manutenzione periodica consistono nella pulizia delle parti principali della caldaia,</w:t>
            </w:r>
            <w:r>
              <w:rPr>
                <w:sz w:val="20"/>
                <w:szCs w:val="20"/>
              </w:rPr>
              <w:t xml:space="preserve"> </w:t>
            </w:r>
            <w:r w:rsidRPr="00645D5F">
              <w:rPr>
                <w:sz w:val="20"/>
                <w:szCs w:val="20"/>
              </w:rPr>
              <w:t>nelle successive prove di funzionamento (in particolare quelle prescritte dalle leggi in vigore), e</w:t>
            </w:r>
            <w:r>
              <w:rPr>
                <w:sz w:val="20"/>
                <w:szCs w:val="20"/>
              </w:rPr>
              <w:t xml:space="preserve"> </w:t>
            </w:r>
            <w:r w:rsidRPr="00645D5F">
              <w:rPr>
                <w:sz w:val="20"/>
                <w:szCs w:val="20"/>
              </w:rPr>
              <w:t>nelle eventuali regolazioni che si rendessero necessarie:</w:t>
            </w:r>
          </w:p>
          <w:p w:rsidR="00282BA7" w:rsidRDefault="00282BA7" w:rsidP="00282BA7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45D5F">
              <w:rPr>
                <w:sz w:val="20"/>
                <w:szCs w:val="20"/>
              </w:rPr>
              <w:t>verificare l’assenza di fughe di gas dai raccordi a monte della caldaia;</w:t>
            </w:r>
          </w:p>
          <w:p w:rsidR="00282BA7" w:rsidRDefault="00282BA7" w:rsidP="00282BA7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45D5F">
              <w:rPr>
                <w:sz w:val="20"/>
                <w:szCs w:val="20"/>
              </w:rPr>
              <w:t>verificare la conformità, il buono stato e l’efficienza di tutti gli allacciamenti alla caldaia (acqua,</w:t>
            </w:r>
            <w:r>
              <w:rPr>
                <w:sz w:val="20"/>
                <w:szCs w:val="20"/>
              </w:rPr>
              <w:t xml:space="preserve"> </w:t>
            </w:r>
            <w:r w:rsidRPr="00645D5F">
              <w:rPr>
                <w:sz w:val="20"/>
                <w:szCs w:val="20"/>
              </w:rPr>
              <w:t>gas, impianto di riscaldamento ed energia elettrica);</w:t>
            </w:r>
          </w:p>
          <w:p w:rsidR="00282BA7" w:rsidRDefault="00282BA7" w:rsidP="00282BA7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45D5F">
              <w:rPr>
                <w:sz w:val="20"/>
                <w:szCs w:val="20"/>
              </w:rPr>
              <w:t>verificare che siano presenti, correttamente dimensionate e funzionanti, le prese per l’aerazione/ventilazione permanente (prescritte dalle vigenti Norme Nazionali e Locali in base agli ap</w:t>
            </w:r>
            <w:r>
              <w:rPr>
                <w:sz w:val="20"/>
                <w:szCs w:val="20"/>
              </w:rPr>
              <w:t>p</w:t>
            </w:r>
            <w:r w:rsidRPr="00645D5F">
              <w:rPr>
                <w:sz w:val="20"/>
                <w:szCs w:val="20"/>
              </w:rPr>
              <w:t>arecchi installati);</w:t>
            </w:r>
          </w:p>
          <w:p w:rsidR="00282BA7" w:rsidRDefault="00282BA7" w:rsidP="00282BA7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45D5F">
              <w:rPr>
                <w:sz w:val="20"/>
                <w:szCs w:val="20"/>
              </w:rPr>
              <w:t>spurgare lo scambiatore primario;</w:t>
            </w:r>
          </w:p>
          <w:p w:rsidR="00282BA7" w:rsidRDefault="00282BA7" w:rsidP="00282BA7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45D5F">
              <w:rPr>
                <w:sz w:val="20"/>
                <w:szCs w:val="20"/>
              </w:rPr>
              <w:t>pulire il bruciatore, lo scambiatore ed il sifone della condensa: procedere come descritto nel</w:t>
            </w:r>
            <w:r>
              <w:rPr>
                <w:sz w:val="20"/>
                <w:szCs w:val="20"/>
              </w:rPr>
              <w:t xml:space="preserve"> </w:t>
            </w:r>
            <w:r w:rsidRPr="00645D5F">
              <w:rPr>
                <w:sz w:val="20"/>
                <w:szCs w:val="20"/>
              </w:rPr>
              <w:t>paragrafo “Pulizia gruppo combustione” più avanti in questo capitolo;</w:t>
            </w:r>
          </w:p>
          <w:p w:rsidR="00282BA7" w:rsidRDefault="00282BA7" w:rsidP="00282BA7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45D5F">
              <w:rPr>
                <w:sz w:val="20"/>
                <w:szCs w:val="20"/>
              </w:rPr>
              <w:t>controllare che le parti interne della caldaia siano in buono stato e pulite;</w:t>
            </w:r>
          </w:p>
          <w:p w:rsidR="00282BA7" w:rsidRDefault="00282BA7" w:rsidP="00282BA7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45D5F">
              <w:rPr>
                <w:sz w:val="20"/>
                <w:szCs w:val="20"/>
              </w:rPr>
              <w:t>verificare che i condotti per l’adduzione dell’aria comburente e l’evacuazione dei fumi, e l’impianto per l’evacuazione della condensa funzionino correttamente, che siano in buono stato e</w:t>
            </w:r>
            <w:r>
              <w:rPr>
                <w:sz w:val="20"/>
                <w:szCs w:val="20"/>
              </w:rPr>
              <w:t xml:space="preserve"> </w:t>
            </w:r>
            <w:r w:rsidRPr="00645D5F">
              <w:rPr>
                <w:sz w:val="20"/>
                <w:szCs w:val="20"/>
              </w:rPr>
              <w:t>conformi alle vigenti Leggi e Norme Nazionali e Locali;</w:t>
            </w:r>
          </w:p>
          <w:p w:rsidR="00282BA7" w:rsidRDefault="00282BA7" w:rsidP="00282BA7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45D5F">
              <w:rPr>
                <w:sz w:val="20"/>
                <w:szCs w:val="20"/>
              </w:rPr>
              <w:t>verificare la corretta funzionalità dell’impianto di scarico della condensa, anche nelle parti esterne</w:t>
            </w:r>
            <w:r>
              <w:rPr>
                <w:sz w:val="20"/>
                <w:szCs w:val="20"/>
              </w:rPr>
              <w:t xml:space="preserve"> </w:t>
            </w:r>
            <w:r w:rsidRPr="00645D5F">
              <w:rPr>
                <w:sz w:val="20"/>
                <w:szCs w:val="20"/>
              </w:rPr>
              <w:t>alla caldaia, ad esempio gli eventuali dispositivi raccogli condensa installati lungo il condotto discarico fumi: verificare che il flusso del liquido non sia impedito e che non vi siano immissioni di</w:t>
            </w:r>
            <w:r>
              <w:rPr>
                <w:sz w:val="20"/>
                <w:szCs w:val="20"/>
              </w:rPr>
              <w:t xml:space="preserve"> </w:t>
            </w:r>
            <w:r w:rsidRPr="00645D5F">
              <w:rPr>
                <w:sz w:val="20"/>
                <w:szCs w:val="20"/>
              </w:rPr>
              <w:t>prodotti gassosi della combustione nell’impianto stesso;</w:t>
            </w:r>
          </w:p>
          <w:p w:rsidR="00282BA7" w:rsidRDefault="00282BA7" w:rsidP="00282BA7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45D5F">
              <w:rPr>
                <w:sz w:val="20"/>
                <w:szCs w:val="20"/>
              </w:rPr>
              <w:t>verificare che siano garantite le condizioni per l’aerazione, nel caso in cui la caldaia venga</w:t>
            </w:r>
            <w:r>
              <w:rPr>
                <w:sz w:val="20"/>
                <w:szCs w:val="20"/>
              </w:rPr>
              <w:t xml:space="preserve"> </w:t>
            </w:r>
            <w:r w:rsidRPr="00645D5F">
              <w:rPr>
                <w:sz w:val="20"/>
                <w:szCs w:val="20"/>
              </w:rPr>
              <w:t>racchiusa dentro mobili;</w:t>
            </w:r>
            <w:r>
              <w:rPr>
                <w:sz w:val="20"/>
                <w:szCs w:val="20"/>
              </w:rPr>
              <w:t xml:space="preserve"> </w:t>
            </w:r>
          </w:p>
          <w:p w:rsidR="00282BA7" w:rsidRDefault="00282BA7" w:rsidP="00282BA7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45D5F">
              <w:rPr>
                <w:sz w:val="20"/>
                <w:szCs w:val="20"/>
              </w:rPr>
              <w:t>quando prescritto, o comunque se necessario (ad esempio se trovaste eccessivi residui nel</w:t>
            </w:r>
            <w:r>
              <w:rPr>
                <w:sz w:val="20"/>
                <w:szCs w:val="20"/>
              </w:rPr>
              <w:t xml:space="preserve"> </w:t>
            </w:r>
            <w:r w:rsidRPr="00645D5F">
              <w:rPr>
                <w:sz w:val="20"/>
                <w:szCs w:val="20"/>
              </w:rPr>
              <w:t xml:space="preserve">gruppo combustione o nel sifone della condensa), verificare che la combustione sia correttamente regolata; </w:t>
            </w:r>
          </w:p>
          <w:p w:rsidR="00282BA7" w:rsidRDefault="00282BA7" w:rsidP="00282BA7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45D5F">
              <w:rPr>
                <w:sz w:val="20"/>
                <w:szCs w:val="20"/>
              </w:rPr>
              <w:t>verificare il corretto funzionamento generale della caldaia in riscaldamento ed in sanitario;</w:t>
            </w:r>
          </w:p>
          <w:p w:rsidR="00282BA7" w:rsidRPr="00645D5F" w:rsidRDefault="00282BA7" w:rsidP="00282BA7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45D5F">
              <w:rPr>
                <w:sz w:val="20"/>
                <w:szCs w:val="20"/>
              </w:rPr>
              <w:t>compilare la documentazione prevista e rilasciare all’occupante le copie di sua competenza.</w:t>
            </w:r>
          </w:p>
        </w:tc>
      </w:tr>
      <w:tr w:rsidR="00282BA7" w:rsidRPr="00212644" w:rsidTr="00A22AE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82BA7" w:rsidRPr="006C1934" w:rsidRDefault="00282BA7" w:rsidP="00A22AEB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2BA7" w:rsidRDefault="00282BA7" w:rsidP="00A22AEB">
            <w:ins w:id="1" w:author="Lionel" w:date="2019-02-05T10:21:00Z">
              <w:r>
                <w:rPr>
                  <w:noProof/>
                </w:rPr>
                <w:drawing>
                  <wp:anchor distT="0" distB="0" distL="114300" distR="114300" simplePos="0" relativeHeight="251659264" behindDoc="0" locked="0" layoutInCell="1" allowOverlap="1" wp14:anchorId="3B2FD12C" wp14:editId="34784E91">
                    <wp:simplePos x="0" y="0"/>
                    <wp:positionH relativeFrom="column">
                      <wp:posOffset>1278255</wp:posOffset>
                    </wp:positionH>
                    <wp:positionV relativeFrom="paragraph">
                      <wp:posOffset>635</wp:posOffset>
                    </wp:positionV>
                    <wp:extent cx="1310640" cy="467995"/>
                    <wp:effectExtent l="0" t="0" r="0" b="0"/>
                    <wp:wrapNone/>
                    <wp:docPr id="24" name="Immagine 24" descr="1831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15" descr="1831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0640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ins w:id="2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61312" behindDoc="1" locked="0" layoutInCell="1" allowOverlap="1" wp14:anchorId="066AD264" wp14:editId="4B160544">
                    <wp:simplePos x="0" y="0"/>
                    <wp:positionH relativeFrom="column">
                      <wp:posOffset>2610485</wp:posOffset>
                    </wp:positionH>
                    <wp:positionV relativeFrom="paragraph">
                      <wp:posOffset>635</wp:posOffset>
                    </wp:positionV>
                    <wp:extent cx="1313815" cy="467995"/>
                    <wp:effectExtent l="0" t="0" r="0" b="0"/>
                    <wp:wrapNone/>
                    <wp:docPr id="23" name="Immagine 23" descr="E1712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10" descr="E1712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  <w:r>
                <w:rPr>
                  <w:noProof/>
                </w:rPr>
                <w:drawing>
                  <wp:anchor distT="0" distB="0" distL="114300" distR="114300" simplePos="0" relativeHeight="251660288" behindDoc="1" locked="0" layoutInCell="1" allowOverlap="1" wp14:anchorId="26D4F1B9" wp14:editId="524A0EE3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22" name="Immagine 22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282BA7" w:rsidRDefault="00282BA7" w:rsidP="00A22AEB"/>
          <w:p w:rsidR="00282BA7" w:rsidRDefault="00282BA7" w:rsidP="00A22AEB"/>
          <w:p w:rsidR="00282BA7" w:rsidRPr="00F22027" w:rsidRDefault="00282BA7" w:rsidP="00A22AEB"/>
          <w:p w:rsidR="00282BA7" w:rsidRPr="00F22027" w:rsidRDefault="00282BA7" w:rsidP="00A22AEB">
            <w:pPr>
              <w:rPr>
                <w:sz w:val="2"/>
                <w:szCs w:val="2"/>
              </w:rPr>
            </w:pPr>
          </w:p>
        </w:tc>
      </w:tr>
      <w:tr w:rsidR="00282BA7" w:rsidRPr="00363F34" w:rsidTr="00A22AE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82BA7" w:rsidRDefault="00282BA7" w:rsidP="00A22AEB">
            <w:pPr>
              <w:rPr>
                <w:b/>
              </w:rPr>
            </w:pPr>
            <w:r>
              <w:rPr>
                <w:b/>
              </w:rPr>
              <w:lastRenderedPageBreak/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2BA7" w:rsidRPr="00363F34" w:rsidRDefault="00282BA7" w:rsidP="00A22AEB">
            <w:pPr>
              <w:rPr>
                <w:noProof/>
              </w:rPr>
            </w:pPr>
            <w:r w:rsidRPr="00671D56">
              <w:rPr>
                <w:noProof/>
                <w:sz w:val="20"/>
                <w:szCs w:val="20"/>
              </w:rPr>
              <w:t>In caso di utilizzo dell’attrezzatura in modo appropriato</w:t>
            </w:r>
            <w:r>
              <w:rPr>
                <w:noProof/>
                <w:sz w:val="20"/>
                <w:szCs w:val="20"/>
              </w:rPr>
              <w:t>, come previsto dal manuale d’uso e manutenzione, i</w:t>
            </w:r>
            <w:r w:rsidRPr="00671D56">
              <w:rPr>
                <w:noProof/>
                <w:sz w:val="20"/>
                <w:szCs w:val="20"/>
              </w:rPr>
              <w:t xml:space="preserve"> DPI non </w:t>
            </w:r>
            <w:r>
              <w:rPr>
                <w:noProof/>
                <w:sz w:val="20"/>
                <w:szCs w:val="20"/>
              </w:rPr>
              <w:t xml:space="preserve">sono </w:t>
            </w:r>
            <w:r w:rsidRPr="00671D56">
              <w:rPr>
                <w:noProof/>
                <w:sz w:val="20"/>
                <w:szCs w:val="20"/>
              </w:rPr>
              <w:t>necessari</w:t>
            </w:r>
            <w:r>
              <w:rPr>
                <w:noProof/>
                <w:sz w:val="20"/>
                <w:szCs w:val="20"/>
              </w:rPr>
              <w:t>.</w:t>
            </w:r>
          </w:p>
        </w:tc>
      </w:tr>
    </w:tbl>
    <w:p w:rsidR="00282BA7" w:rsidRDefault="00282BA7">
      <w:bookmarkStart w:id="3" w:name="_GoBack"/>
      <w:bookmarkEnd w:id="3"/>
    </w:p>
    <w:sectPr w:rsidR="00282B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FA3C43"/>
    <w:multiLevelType w:val="hybridMultilevel"/>
    <w:tmpl w:val="C2F2524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5047CD"/>
    <w:multiLevelType w:val="hybridMultilevel"/>
    <w:tmpl w:val="68E21B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BA7"/>
    <w:rsid w:val="00282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AE939E-2F8F-4366-A0AD-B4377271C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282BA7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282BA7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282BA7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1</cp:revision>
  <dcterms:created xsi:type="dcterms:W3CDTF">2019-06-13T09:11:00Z</dcterms:created>
  <dcterms:modified xsi:type="dcterms:W3CDTF">2019-06-13T09:11:00Z</dcterms:modified>
</cp:coreProperties>
</file>