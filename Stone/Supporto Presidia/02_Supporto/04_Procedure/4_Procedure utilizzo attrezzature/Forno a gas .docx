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10707" w:rsidRPr="00FE26E4" w:rsidTr="007A039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10707" w:rsidRPr="00FE26E4" w:rsidRDefault="00D10707" w:rsidP="007A0394">
            <w:pPr>
              <w:pStyle w:val="Titolo3"/>
            </w:pPr>
            <w:bookmarkStart w:id="0" w:name="_Toc11315304"/>
            <w:bookmarkStart w:id="1" w:name="_GoBack" w:colFirst="0" w:colLast="0"/>
            <w:r>
              <w:t xml:space="preserve">ATTREZZATURE: </w:t>
            </w:r>
            <w:bookmarkEnd w:id="0"/>
            <w:r>
              <w:t xml:space="preserve">FORNO A GAS </w:t>
            </w:r>
          </w:p>
        </w:tc>
      </w:tr>
      <w:tr w:rsidR="00D10707" w:rsidRPr="005B440D" w:rsidTr="007A039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10707" w:rsidRPr="006C1934" w:rsidRDefault="00D10707" w:rsidP="007A0394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707" w:rsidRDefault="00D10707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D10707" w:rsidRDefault="00D10707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D10707" w:rsidRPr="00671D56" w:rsidRDefault="00D10707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D10707" w:rsidRPr="00D72098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10707" w:rsidRPr="006C1934" w:rsidRDefault="00D10707" w:rsidP="007A0394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707" w:rsidRPr="00AC3990" w:rsidRDefault="00D10707" w:rsidP="007A0394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D10707" w:rsidRPr="00556339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10707" w:rsidRPr="006C1934" w:rsidRDefault="00D10707" w:rsidP="007A0394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707" w:rsidRDefault="00D10707" w:rsidP="007A0394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D10707" w:rsidRPr="00AC3990" w:rsidRDefault="00D10707" w:rsidP="007A0394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 xml:space="preserve">INCENDI, ESPLOSIONI </w:t>
            </w:r>
          </w:p>
        </w:tc>
      </w:tr>
      <w:tr w:rsidR="00D10707" w:rsidRPr="005B440D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10707" w:rsidRPr="006C1934" w:rsidRDefault="00D10707" w:rsidP="007A0394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Il </w:t>
            </w:r>
            <w:r w:rsidRPr="00D10707">
              <w:rPr>
                <w:sz w:val="20"/>
                <w:szCs w:val="20"/>
              </w:rPr>
              <w:t xml:space="preserve">prodotto deve essere installato da persone qualificate.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Se il forno viene installato all’interno di un locale, assicurarsi che vi sia l’adeguata ventilazione per evitare elevate concentrazioni di gas.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Ove presente, utilizzare l’apposito ferma-ruota in dotazione per bloccare il forno una volta posizionato.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Mai immettere oggetti infiammabili nel forno: qualora venisse incidentalmente acceso potrebbe innescarsi un incendio.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L’apparecchio è destinato all’uso professionale di persone qualificate. Non permettere ai bambini di avvicinarsi all’apparecchio durante il funzionamento o di farne oggetto di gioco.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>Non inserire oggetti metallici appuntiti (posate o utensili) nelle feritoie dell’apparecchio.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I forni pronti in acciaio inox Alfa Pro, pur comprendendo del materiale isolante tra i due strati d’acciaio, potrebbero surriscaldarsi all’esterno.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Assicurarsi che il forno sia posizionato distante da oggetti e materiali che possono essere danneggiati dal calore. Non posizionare materiali infiammabili nella zona del pavimento antistante il forno, proteggere con materiale adeguato il pavimento se è costituito da materiale infiammabile.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riporre materiale infiammabile nel primo ripiano sotto la camera del forno.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Manovrare lo sportello impugnando i manici.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toccare le superfici esterne e la canna fumaria durante l’uso. - Non usare liquidi infiammabili vicino al forno.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Tenere eventuali cavi elettrici e tubi di alimentazione carburante lontano dalle superfici calde.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utilizzare il forno in caso di funzionamento anomalo o sospetto di rottura.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spostare il forno a gas durante l’utilizzo o quando è caldo.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appoggiarsi né appoggiare oggetti al forno, potrebbe esserne compromessa la stabilità.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cercare mai di estinguere fiamme con acqua.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spegnere il forno gettando acqua all’interno.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usare fiamme libere vicino al forno.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riporre nelle vicinanze bombole di gas non utilizzate.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Per l’allacciamento del regolatore, seguire le istruzioni.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Dopo un periodo di inattività verificare che non vi siano perdite di gas e che i bruciatori non siano ostruiti.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Eventuali materiali infiammabili non devono trovarsi nel raggio di 100 cm dal forno.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Nel caso di fiammate incontrollate, spostare il cibo lontano dalle fiamme fino al loro spegnimento.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Nel caso in cui il grasso prendesse fuoco, spegnere il gas e lasciare lo sportello chiuso fino a quando il fuoco si estingue.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>Il gas metano non è gas propano liquido (</w:t>
            </w:r>
            <w:proofErr w:type="spellStart"/>
            <w:r w:rsidRPr="00D10707">
              <w:rPr>
                <w:sz w:val="20"/>
                <w:szCs w:val="20"/>
              </w:rPr>
              <w:t>gpl</w:t>
            </w:r>
            <w:proofErr w:type="spellEnd"/>
            <w:r w:rsidRPr="00D10707">
              <w:rPr>
                <w:sz w:val="20"/>
                <w:szCs w:val="20"/>
              </w:rPr>
              <w:t xml:space="preserve">). È pericoloso convertire o cercare di utilizzare il gas propano liquido in unità alimentate a gas metano. In tal caso la garanzia non sarà più valida.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È consigliabile sostituire il tubo del gas ogni 2-3 anni.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Non attorcigliare il tubo flessibile (non in dotazione).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>Durante l’utilizzo del forno indossare guanti da cucina resistenti al calore.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Le parti sigillate dal costruttore non devono essere modificate dall’utilizzatore.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t xml:space="preserve">Se il forno a gas non viene utilizzato chiudere la valvola di alimentazione del gas. </w:t>
            </w:r>
          </w:p>
          <w:p w:rsidR="00D10707" w:rsidRPr="00D10707" w:rsidRDefault="00D10707" w:rsidP="00D10707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D10707">
              <w:rPr>
                <w:sz w:val="20"/>
                <w:szCs w:val="20"/>
              </w:rPr>
              <w:lastRenderedPageBreak/>
              <w:t>Se il forno a gas viene riposto in un locale chiuso, scollegare l’alimentazione del gas</w:t>
            </w:r>
          </w:p>
        </w:tc>
      </w:tr>
      <w:tr w:rsidR="00D10707" w:rsidRPr="00212644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10707" w:rsidRPr="006C1934" w:rsidRDefault="00D10707" w:rsidP="007A0394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707" w:rsidRDefault="00D10707" w:rsidP="007A0394">
            <w:ins w:id="2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40400341" wp14:editId="72C9BD5C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75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0727014" wp14:editId="01427A46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6" name="Immagine 7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D10707" w:rsidRPr="00671D56" w:rsidRDefault="00D10707" w:rsidP="007A0394">
            <w:ins w:id="3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6E597C16" wp14:editId="79FA3BB8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77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D10707" w:rsidRPr="00363F34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10707" w:rsidRDefault="00D10707" w:rsidP="007A0394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0707" w:rsidRDefault="00D10707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D10707" w:rsidRDefault="00D10707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D10707" w:rsidRPr="00A92EEA" w:rsidRDefault="00D10707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D10707" w:rsidRPr="00363F34" w:rsidRDefault="00D10707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  <w:bookmarkEnd w:id="1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2633A"/>
    <w:multiLevelType w:val="hybridMultilevel"/>
    <w:tmpl w:val="E69A40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D1D54"/>
    <w:multiLevelType w:val="hybridMultilevel"/>
    <w:tmpl w:val="B9CEC5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364C9"/>
    <w:multiLevelType w:val="hybridMultilevel"/>
    <w:tmpl w:val="6CD45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07"/>
    <w:rsid w:val="00D10707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AA1F7"/>
  <w15:chartTrackingRefBased/>
  <w15:docId w15:val="{934F54C3-0A23-461B-A4B6-92393733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1070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1070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1070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D1070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2019-06-17T09:31:00Z</dcterms:created>
  <dcterms:modified xsi:type="dcterms:W3CDTF">2019-06-17T09:37:00Z</dcterms:modified>
</cp:coreProperties>
</file>