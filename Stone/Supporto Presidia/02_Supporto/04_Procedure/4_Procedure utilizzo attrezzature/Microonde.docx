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FB1EB6" w:rsidRPr="00FE26E4" w:rsidTr="00BD75B9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B1EB6" w:rsidRPr="00FE26E4" w:rsidRDefault="00FB1EB6" w:rsidP="00BD75B9">
            <w:pPr>
              <w:pStyle w:val="Titolo3"/>
            </w:pPr>
            <w:bookmarkStart w:id="0" w:name="_Toc11154002"/>
            <w:bookmarkStart w:id="1" w:name="_Toc11235583"/>
            <w:r>
              <w:t xml:space="preserve">ATTREZZATURE: </w:t>
            </w:r>
            <w:bookmarkEnd w:id="0"/>
            <w:r>
              <w:t>MICROONDE</w:t>
            </w:r>
            <w:bookmarkEnd w:id="1"/>
          </w:p>
        </w:tc>
      </w:tr>
      <w:tr w:rsidR="00FB1EB6" w:rsidRPr="005B440D" w:rsidTr="00BD75B9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B1EB6" w:rsidRPr="006C1934" w:rsidRDefault="00FB1EB6" w:rsidP="00BD75B9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1EB6" w:rsidRDefault="00FB1EB6" w:rsidP="00BD75B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FB1EB6" w:rsidRDefault="00FB1EB6" w:rsidP="00BD75B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FB1EB6" w:rsidRPr="00671D56" w:rsidRDefault="00FB1EB6" w:rsidP="00BD75B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FB1EB6" w:rsidRPr="00D72098" w:rsidTr="00BD75B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B1EB6" w:rsidRPr="006C1934" w:rsidRDefault="00FB1EB6" w:rsidP="00BD75B9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1EB6" w:rsidRPr="00AC3990" w:rsidRDefault="00FB1EB6" w:rsidP="00BD75B9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FB1EB6" w:rsidRPr="00556339" w:rsidTr="00BD75B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B1EB6" w:rsidRPr="006C1934" w:rsidRDefault="00FB1EB6" w:rsidP="00BD75B9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1EB6" w:rsidRDefault="00FB1EB6" w:rsidP="00BD75B9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ELETTROCUZIONE</w:t>
            </w:r>
          </w:p>
          <w:p w:rsidR="00FB1EB6" w:rsidRDefault="00FB1EB6" w:rsidP="00BD75B9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LESIONI</w:t>
            </w:r>
          </w:p>
          <w:p w:rsidR="00FB1EB6" w:rsidRPr="00AC3990" w:rsidRDefault="00FB1EB6" w:rsidP="00BD75B9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USTIONI</w:t>
            </w:r>
          </w:p>
        </w:tc>
      </w:tr>
      <w:tr w:rsidR="00FB1EB6" w:rsidRPr="005B440D" w:rsidTr="00BD75B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B1EB6" w:rsidRPr="006C1934" w:rsidRDefault="00FB1EB6" w:rsidP="00BD75B9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1EB6" w:rsidRDefault="00FB1EB6" w:rsidP="00FB1EB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071A97">
              <w:rPr>
                <w:sz w:val="20"/>
                <w:szCs w:val="18"/>
              </w:rPr>
              <w:t>Il forno a microonde è destinato esclusivamente all’uso domestico, o simile al domestico, qualora installato in ambienti lavorativi come ad esempio</w:t>
            </w:r>
            <w:r w:rsidRPr="00071A97">
              <w:rPr>
                <w:sz w:val="20"/>
                <w:szCs w:val="18"/>
              </w:rPr>
              <w:br/>
              <w:t>- negozi, uffici o ambienti di lavoro analoghi,</w:t>
            </w:r>
            <w:r w:rsidRPr="00071A97">
              <w:rPr>
                <w:sz w:val="20"/>
                <w:szCs w:val="18"/>
              </w:rPr>
              <w:br/>
              <w:t>- alberghi pensioni o strutture ricettive similari,</w:t>
            </w:r>
            <w:r w:rsidRPr="00071A97">
              <w:rPr>
                <w:sz w:val="20"/>
                <w:szCs w:val="18"/>
              </w:rPr>
              <w:br/>
              <w:t>solo per l’utilizzo da parte dei clienti.</w:t>
            </w:r>
            <w:r w:rsidRPr="00071A97">
              <w:rPr>
                <w:sz w:val="20"/>
                <w:szCs w:val="18"/>
              </w:rPr>
              <w:br/>
              <w:t>Questo apparecchio non è destinato all'impiego in ambienti esterni</w:t>
            </w:r>
          </w:p>
          <w:p w:rsidR="00FB1EB6" w:rsidRDefault="00FB1EB6" w:rsidP="00FB1EB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071A97">
              <w:rPr>
                <w:sz w:val="20"/>
                <w:szCs w:val="18"/>
              </w:rPr>
              <w:t>Il forno a microonde può essere utilizzato solo ad altitudini inferiori</w:t>
            </w:r>
            <w:r w:rsidRPr="00071A97">
              <w:rPr>
                <w:sz w:val="20"/>
                <w:szCs w:val="18"/>
              </w:rPr>
              <w:br/>
              <w:t>ai 2000 m.</w:t>
            </w:r>
          </w:p>
          <w:p w:rsidR="00FB1EB6" w:rsidRDefault="00FB1EB6" w:rsidP="00FB1EB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071A97">
              <w:rPr>
                <w:sz w:val="20"/>
                <w:szCs w:val="18"/>
              </w:rPr>
              <w:t>L’apparecchio deve essere utilizzato sempre nei limiti del normale</w:t>
            </w:r>
            <w:r w:rsidRPr="00071A97">
              <w:rPr>
                <w:sz w:val="20"/>
                <w:szCs w:val="18"/>
              </w:rPr>
              <w:br/>
              <w:t>uso domestico, non per uso professionale, per le applicazioni descritte nelle istruzioni e nelle modalità d’uso e quindi, per scongelare,</w:t>
            </w:r>
            <w:r w:rsidRPr="00071A97">
              <w:rPr>
                <w:sz w:val="20"/>
                <w:szCs w:val="18"/>
              </w:rPr>
              <w:br/>
              <w:t>riscaldare, cuocere alimenti, grigliare e prepararli per la conservazione. Qualsiasi altro impiego non è ammesso.</w:t>
            </w:r>
          </w:p>
          <w:p w:rsidR="00FB1EB6" w:rsidRDefault="00FB1EB6" w:rsidP="00FB1EB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071A97">
              <w:rPr>
                <w:sz w:val="20"/>
                <w:szCs w:val="18"/>
              </w:rPr>
              <w:t>Se nel forno a microonde si essiccano materiali infiammabili,</w:t>
            </w:r>
            <w:r w:rsidRPr="00071A97">
              <w:rPr>
                <w:sz w:val="20"/>
                <w:szCs w:val="18"/>
              </w:rPr>
              <w:br/>
              <w:t>l'umidità contenuta evapora. In questo modo essi si seccano a tal</w:t>
            </w:r>
            <w:r w:rsidRPr="00071A97">
              <w:rPr>
                <w:sz w:val="20"/>
                <w:szCs w:val="18"/>
              </w:rPr>
              <w:br/>
              <w:t xml:space="preserve">punto da potersi </w:t>
            </w:r>
            <w:proofErr w:type="spellStart"/>
            <w:r w:rsidRPr="00071A97">
              <w:rPr>
                <w:sz w:val="20"/>
                <w:szCs w:val="18"/>
              </w:rPr>
              <w:t>autoincendiare</w:t>
            </w:r>
            <w:proofErr w:type="spellEnd"/>
            <w:r w:rsidRPr="00071A97">
              <w:rPr>
                <w:sz w:val="20"/>
                <w:szCs w:val="18"/>
              </w:rPr>
              <w:t>. Non utilizzare il forno per conservare oppure asciugare oggetti in materiale infiammabile.</w:t>
            </w:r>
          </w:p>
          <w:p w:rsidR="00FB1EB6" w:rsidRDefault="00FB1EB6" w:rsidP="00FB1EB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071A97">
              <w:rPr>
                <w:sz w:val="20"/>
                <w:szCs w:val="18"/>
              </w:rPr>
              <w:t>Le persone che per le loro capacità fisiche, sensoriali o psichiche</w:t>
            </w:r>
            <w:r w:rsidRPr="00071A97">
              <w:rPr>
                <w:sz w:val="20"/>
                <w:szCs w:val="18"/>
              </w:rPr>
              <w:br/>
              <w:t>o per la loro inesperienza o non conoscenza non siano in grado di</w:t>
            </w:r>
            <w:r w:rsidRPr="00071A97">
              <w:rPr>
                <w:sz w:val="20"/>
                <w:szCs w:val="18"/>
              </w:rPr>
              <w:br/>
              <w:t>utilizzare in sicurezza il forno a microonde, non devono farne uso</w:t>
            </w:r>
            <w:r w:rsidRPr="00071A97">
              <w:rPr>
                <w:sz w:val="20"/>
                <w:szCs w:val="18"/>
              </w:rPr>
              <w:br/>
              <w:t>senza la sorveglianza e la guida di una persona responsabile. I bambini più grandi e responsabili (dagli otto anni) possono eventualmente utilizzare l'apparecchio senza sorveglianza solo ed esclusivamente</w:t>
            </w:r>
            <w:r w:rsidRPr="00071A97">
              <w:rPr>
                <w:sz w:val="20"/>
                <w:szCs w:val="18"/>
              </w:rPr>
              <w:br/>
              <w:t>se è stato loro spiegato come funziona e se sono in grado di farlo</w:t>
            </w:r>
            <w:r w:rsidRPr="00071A97">
              <w:rPr>
                <w:sz w:val="20"/>
                <w:szCs w:val="18"/>
              </w:rPr>
              <w:br/>
              <w:t>funzionare in tutta sicurezza. È importante che sappiano riconoscere</w:t>
            </w:r>
            <w:r w:rsidRPr="00071A97">
              <w:rPr>
                <w:sz w:val="20"/>
                <w:szCs w:val="18"/>
              </w:rPr>
              <w:br/>
              <w:t>e comprendere quali pericoli possono derivare da un uso non corretto dell'apparecchio.</w:t>
            </w:r>
          </w:p>
          <w:p w:rsidR="00FB1EB6" w:rsidRDefault="00FB1EB6" w:rsidP="00FB1EB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071A97">
              <w:rPr>
                <w:sz w:val="20"/>
                <w:szCs w:val="18"/>
              </w:rPr>
              <w:t>Questo forno a microonde è dotato di una lampadina speciale per</w:t>
            </w:r>
            <w:r w:rsidRPr="00071A97">
              <w:rPr>
                <w:sz w:val="20"/>
                <w:szCs w:val="18"/>
              </w:rPr>
              <w:br/>
              <w:t>soddisfare specifiche esigenze (p.es. temperatura, umidità, resistenza chimica e all'usura, vibrazione). Impiegare la lampadina speciale</w:t>
            </w:r>
            <w:r w:rsidRPr="00071A97">
              <w:rPr>
                <w:sz w:val="20"/>
                <w:szCs w:val="18"/>
              </w:rPr>
              <w:br/>
              <w:t>solo per l’uso previsto. Non è adatta per illuminare l’ambiente. Per</w:t>
            </w:r>
            <w:r w:rsidRPr="00071A97">
              <w:rPr>
                <w:sz w:val="20"/>
                <w:szCs w:val="18"/>
              </w:rPr>
              <w:br/>
              <w:t>motivi di sicurezza è necessario che la sostituzione sia effettuata dal</w:t>
            </w:r>
            <w:r w:rsidRPr="00071A97">
              <w:rPr>
                <w:sz w:val="20"/>
                <w:szCs w:val="18"/>
              </w:rPr>
              <w:br/>
              <w:t>servizio di assistenza tecnica</w:t>
            </w:r>
            <w:r>
              <w:rPr>
                <w:sz w:val="20"/>
                <w:szCs w:val="18"/>
              </w:rPr>
              <w:t>.</w:t>
            </w:r>
          </w:p>
          <w:p w:rsidR="00FB1EB6" w:rsidRDefault="00FB1EB6" w:rsidP="00FB1EB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071A97">
              <w:rPr>
                <w:sz w:val="20"/>
                <w:szCs w:val="18"/>
              </w:rPr>
              <w:t>Un apparecchio danneggiato può essere rischioso per la sicurezza. Controllare che l'apparecchio non presenti danni visibili. Non</w:t>
            </w:r>
            <w:r w:rsidRPr="00071A97">
              <w:rPr>
                <w:sz w:val="20"/>
                <w:szCs w:val="18"/>
              </w:rPr>
              <w:br/>
              <w:t>mettere mai in funzione un apparecchio difettoso.</w:t>
            </w:r>
          </w:p>
          <w:p w:rsidR="00FB1EB6" w:rsidRDefault="00FB1EB6" w:rsidP="00FB1EB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071A97">
              <w:rPr>
                <w:sz w:val="20"/>
                <w:szCs w:val="18"/>
              </w:rPr>
              <w:t>Se il cavo di alimentazione elettrica è danneggiato, farlo sostituire</w:t>
            </w:r>
            <w:r w:rsidRPr="00071A97">
              <w:rPr>
                <w:sz w:val="20"/>
                <w:szCs w:val="18"/>
              </w:rPr>
              <w:br/>
              <w:t>completamente da personale tecnico autorizzato Miele per evitare</w:t>
            </w:r>
            <w:r w:rsidRPr="00071A97">
              <w:rPr>
                <w:sz w:val="20"/>
                <w:szCs w:val="18"/>
              </w:rPr>
              <w:br/>
              <w:t>all'utente qualsiasi pericolo.</w:t>
            </w:r>
          </w:p>
          <w:p w:rsidR="00FB1EB6" w:rsidRDefault="00FB1EB6" w:rsidP="00FB1EB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071A97">
              <w:rPr>
                <w:sz w:val="20"/>
                <w:szCs w:val="18"/>
              </w:rPr>
              <w:t>Se il forno a microonde è difettoso, quando è acceso possono</w:t>
            </w:r>
            <w:r w:rsidRPr="00071A97">
              <w:rPr>
                <w:sz w:val="20"/>
                <w:szCs w:val="18"/>
              </w:rPr>
              <w:br/>
              <w:t>fuoriuscire le microonde a scapito dell'incolumità dell'utente. Non</w:t>
            </w:r>
            <w:r w:rsidRPr="00071A97">
              <w:rPr>
                <w:sz w:val="20"/>
                <w:szCs w:val="18"/>
              </w:rPr>
              <w:br/>
              <w:t>utilizzare l'apparecchio se</w:t>
            </w:r>
            <w:r w:rsidRPr="00071A97">
              <w:rPr>
                <w:sz w:val="20"/>
                <w:szCs w:val="18"/>
              </w:rPr>
              <w:br/>
              <w:t>– lo sportello è piegato.</w:t>
            </w:r>
            <w:r w:rsidRPr="00071A97">
              <w:rPr>
                <w:sz w:val="20"/>
                <w:szCs w:val="18"/>
              </w:rPr>
              <w:br/>
              <w:t>– le cerniere dello sportello sono allentate.</w:t>
            </w:r>
            <w:r w:rsidRPr="00071A97">
              <w:rPr>
                <w:sz w:val="20"/>
                <w:szCs w:val="18"/>
              </w:rPr>
              <w:br/>
              <w:t>– sono visibili evidenti buchi o crepe nell'involucro, nello sportello o</w:t>
            </w:r>
            <w:r w:rsidRPr="00071A97">
              <w:rPr>
                <w:sz w:val="20"/>
                <w:szCs w:val="18"/>
              </w:rPr>
              <w:br/>
              <w:t>sulle pareti del vano cottura.</w:t>
            </w:r>
          </w:p>
          <w:p w:rsidR="00FB1EB6" w:rsidRDefault="00FB1EB6" w:rsidP="00FB1EB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071A97">
              <w:rPr>
                <w:sz w:val="20"/>
                <w:szCs w:val="18"/>
              </w:rPr>
              <w:t>Toccare anche involontariamente dei componenti sotto tensione o</w:t>
            </w:r>
            <w:r w:rsidRPr="00071A97">
              <w:rPr>
                <w:sz w:val="20"/>
                <w:szCs w:val="18"/>
              </w:rPr>
              <w:br/>
              <w:t>modificare la struttura elettrica e meccanica è molto pericoloso per</w:t>
            </w:r>
            <w:r w:rsidRPr="00071A97">
              <w:rPr>
                <w:sz w:val="20"/>
                <w:szCs w:val="18"/>
              </w:rPr>
              <w:br/>
              <w:t>l'utente e può provocare danni seri anche all'apparecchio stesso.</w:t>
            </w:r>
            <w:r w:rsidRPr="00071A97">
              <w:rPr>
                <w:sz w:val="20"/>
                <w:szCs w:val="18"/>
              </w:rPr>
              <w:br/>
              <w:t>Non aprire mai l'involucro dell'apparecchio.</w:t>
            </w:r>
          </w:p>
          <w:p w:rsidR="00FB1EB6" w:rsidRDefault="00FB1EB6" w:rsidP="00FB1EB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071A97">
              <w:rPr>
                <w:sz w:val="20"/>
                <w:szCs w:val="18"/>
              </w:rPr>
              <w:lastRenderedPageBreak/>
              <w:t>I dati di allacciamento (frequenza e tensione) indicati sulla targhetta dati del forno a microonde devono assolutamente corrispondere</w:t>
            </w:r>
            <w:r>
              <w:rPr>
                <w:sz w:val="20"/>
                <w:szCs w:val="18"/>
              </w:rPr>
              <w:t xml:space="preserve"> </w:t>
            </w:r>
            <w:r w:rsidRPr="00071A97">
              <w:rPr>
                <w:sz w:val="20"/>
                <w:szCs w:val="18"/>
              </w:rPr>
              <w:t>con quelli della rete elettrica affinché l'apparecchio non si danneggi.</w:t>
            </w:r>
            <w:r>
              <w:rPr>
                <w:sz w:val="20"/>
                <w:szCs w:val="18"/>
              </w:rPr>
              <w:t xml:space="preserve"> </w:t>
            </w:r>
            <w:r w:rsidRPr="00071A97">
              <w:rPr>
                <w:sz w:val="20"/>
                <w:szCs w:val="18"/>
              </w:rPr>
              <w:t>Confrontare questi dati prima di allacciare l'apparecchio. In caso di</w:t>
            </w:r>
            <w:r>
              <w:rPr>
                <w:sz w:val="20"/>
                <w:szCs w:val="18"/>
              </w:rPr>
              <w:t xml:space="preserve"> </w:t>
            </w:r>
            <w:r w:rsidRPr="00071A97">
              <w:rPr>
                <w:sz w:val="20"/>
                <w:szCs w:val="18"/>
              </w:rPr>
              <w:t>dubbi, rivolgersi a un elettricista qualificato.</w:t>
            </w:r>
          </w:p>
          <w:p w:rsidR="00FB1EB6" w:rsidRDefault="00FB1EB6" w:rsidP="00FB1EB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071A97">
              <w:rPr>
                <w:sz w:val="20"/>
                <w:szCs w:val="18"/>
              </w:rPr>
              <w:t>Prese multiple o prolunghe non garantiscono la necessaria sicurezza (pericolo di incendio). Non collegare quindi il forno a microonde alla rete elettrica con questo tipo di dispositivi.</w:t>
            </w:r>
          </w:p>
          <w:p w:rsidR="00FB1EB6" w:rsidRDefault="00FB1EB6" w:rsidP="00FB1EB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071A97">
              <w:rPr>
                <w:sz w:val="20"/>
                <w:szCs w:val="18"/>
              </w:rPr>
              <w:t>La sicurezza elettrica è garantita solo se il forno è allacciato a un</w:t>
            </w:r>
            <w:r w:rsidRPr="00071A97">
              <w:rPr>
                <w:sz w:val="20"/>
                <w:szCs w:val="18"/>
              </w:rPr>
              <w:br/>
              <w:t>regolare collegamento a terra. È importante che questa sicurezza sia</w:t>
            </w:r>
            <w:r w:rsidRPr="00071A97">
              <w:rPr>
                <w:sz w:val="20"/>
                <w:szCs w:val="18"/>
              </w:rPr>
              <w:br/>
              <w:t>garantita per escludere danni che possono essere causati da un</w:t>
            </w:r>
            <w:r w:rsidRPr="00071A97">
              <w:rPr>
                <w:sz w:val="20"/>
                <w:szCs w:val="18"/>
              </w:rPr>
              <w:br/>
              <w:t>conduttore di protezione non interrotto o dalla sua mancanza (p.es.</w:t>
            </w:r>
            <w:r w:rsidRPr="00071A97">
              <w:rPr>
                <w:sz w:val="20"/>
                <w:szCs w:val="18"/>
              </w:rPr>
              <w:br/>
              <w:t>scossa elettrica). In caso di dubbi far controllare l'impianto da un</w:t>
            </w:r>
            <w:r w:rsidRPr="00071A97">
              <w:rPr>
                <w:sz w:val="20"/>
                <w:szCs w:val="18"/>
              </w:rPr>
              <w:br/>
              <w:t>elettricista specializzato.</w:t>
            </w:r>
          </w:p>
          <w:p w:rsidR="00FB1EB6" w:rsidRDefault="00FB1EB6" w:rsidP="00FB1EB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071A97">
              <w:rPr>
                <w:sz w:val="20"/>
                <w:szCs w:val="18"/>
              </w:rPr>
              <w:t>Per questioni di sicurezza, il forno deve essere usato solo dopo</w:t>
            </w:r>
            <w:r w:rsidRPr="00071A97">
              <w:rPr>
                <w:sz w:val="20"/>
                <w:szCs w:val="18"/>
              </w:rPr>
              <w:br/>
              <w:t>essere stato incassato.</w:t>
            </w:r>
          </w:p>
          <w:p w:rsidR="00FB1EB6" w:rsidRDefault="00FB1EB6" w:rsidP="00FB1EB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071A97">
              <w:rPr>
                <w:sz w:val="20"/>
                <w:szCs w:val="18"/>
              </w:rPr>
              <w:t>Riparazioni non a regola d'arte possono mettere seriamente a rischio la sicurezza dell'utente.</w:t>
            </w:r>
          </w:p>
          <w:p w:rsidR="00FB1EB6" w:rsidRPr="00071A97" w:rsidRDefault="00FB1EB6" w:rsidP="00FB1EB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071A97">
              <w:rPr>
                <w:sz w:val="20"/>
                <w:szCs w:val="18"/>
              </w:rPr>
              <w:t>In caso di riparazioni o di manutenzione e pulizia il forno a microonde deve essere staccato dalla rete elettrica. L'apparecchio è</w:t>
            </w:r>
            <w:r w:rsidRPr="00071A97">
              <w:rPr>
                <w:sz w:val="20"/>
                <w:szCs w:val="18"/>
              </w:rPr>
              <w:br/>
              <w:t>staccato dalla rete elettrica solo se:</w:t>
            </w:r>
            <w:r w:rsidRPr="00071A97">
              <w:rPr>
                <w:sz w:val="20"/>
                <w:szCs w:val="18"/>
              </w:rPr>
              <w:br/>
              <w:t>– la spina è staccata dalla presa elettrica.</w:t>
            </w:r>
            <w:r w:rsidRPr="00071A97">
              <w:rPr>
                <w:sz w:val="20"/>
                <w:szCs w:val="18"/>
              </w:rPr>
              <w:br/>
              <w:t>Per staccare l'apparecchio dalla rete non tirare il cavo, bensì afferrare</w:t>
            </w:r>
            <w:r w:rsidRPr="00071A97">
              <w:rPr>
                <w:sz w:val="20"/>
                <w:szCs w:val="18"/>
              </w:rPr>
              <w:br/>
              <w:t>la spina.</w:t>
            </w:r>
            <w:r w:rsidRPr="00071A97">
              <w:rPr>
                <w:sz w:val="20"/>
                <w:szCs w:val="18"/>
              </w:rPr>
              <w:br/>
              <w:t>- L'interruttore generale dell'impianto elettrico di casa è disinserito.</w:t>
            </w:r>
            <w:r w:rsidRPr="00071A97">
              <w:rPr>
                <w:sz w:val="20"/>
                <w:szCs w:val="18"/>
              </w:rPr>
              <w:br/>
              <w:t>- Il fusibile dell'impianto elettrico è completamente svitato</w:t>
            </w:r>
          </w:p>
        </w:tc>
      </w:tr>
      <w:tr w:rsidR="00FB1EB6" w:rsidRPr="00212644" w:rsidTr="00BD75B9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B1EB6" w:rsidRPr="006C1934" w:rsidRDefault="00FB1EB6" w:rsidP="00BD75B9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1EB6" w:rsidRDefault="00FB1EB6" w:rsidP="00BD75B9">
            <w:ins w:id="2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1025590A" wp14:editId="03D58929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3" name="Immagine 3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FB1EB6" w:rsidRDefault="00FB1EB6" w:rsidP="00BD75B9"/>
          <w:p w:rsidR="00FB1EB6" w:rsidRPr="00671D56" w:rsidRDefault="00FB1EB6" w:rsidP="00BD75B9"/>
        </w:tc>
      </w:tr>
      <w:tr w:rsidR="00FB1EB6" w:rsidRPr="00363F34" w:rsidTr="00BD75B9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B1EB6" w:rsidRDefault="00FB1EB6" w:rsidP="00BD75B9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1EB6" w:rsidRPr="00366EC5" w:rsidRDefault="00FB1EB6" w:rsidP="00BD75B9">
            <w:pPr>
              <w:rPr>
                <w:noProof/>
                <w:sz w:val="20"/>
                <w:szCs w:val="20"/>
              </w:rPr>
            </w:pPr>
            <w:r w:rsidRPr="00366EC5">
              <w:rPr>
                <w:noProof/>
                <w:sz w:val="20"/>
                <w:szCs w:val="20"/>
              </w:rPr>
              <w:t>Durante manutenzione ordinaria:</w:t>
            </w:r>
          </w:p>
          <w:p w:rsidR="00FB1EB6" w:rsidRPr="001775A5" w:rsidRDefault="00FB1EB6" w:rsidP="00FB1EB6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366EC5">
              <w:rPr>
                <w:noProof/>
                <w:sz w:val="20"/>
                <w:szCs w:val="20"/>
              </w:rPr>
              <w:t xml:space="preserve">Guanti di protezione </w:t>
            </w:r>
            <w:r>
              <w:rPr>
                <w:noProof/>
                <w:sz w:val="20"/>
                <w:szCs w:val="20"/>
              </w:rPr>
              <w:t>rischio caldo</w:t>
            </w:r>
            <w:r w:rsidRPr="00366EC5">
              <w:rPr>
                <w:noProof/>
                <w:sz w:val="20"/>
                <w:szCs w:val="20"/>
              </w:rPr>
              <w:t xml:space="preserve"> (EN </w:t>
            </w:r>
            <w:r>
              <w:rPr>
                <w:noProof/>
                <w:sz w:val="20"/>
                <w:szCs w:val="20"/>
              </w:rPr>
              <w:t>407</w:t>
            </w:r>
            <w:r w:rsidRPr="00366EC5">
              <w:rPr>
                <w:noProof/>
                <w:sz w:val="20"/>
                <w:szCs w:val="20"/>
              </w:rPr>
              <w:t>)</w:t>
            </w:r>
          </w:p>
        </w:tc>
      </w:tr>
    </w:tbl>
    <w:p w:rsidR="00FB1EB6" w:rsidRDefault="00FB1EB6">
      <w:bookmarkStart w:id="3" w:name="_GoBack"/>
      <w:bookmarkEnd w:id="3"/>
    </w:p>
    <w:sectPr w:rsidR="00FB1EB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825ED8"/>
    <w:multiLevelType w:val="hybridMultilevel"/>
    <w:tmpl w:val="A720F5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EB6"/>
    <w:rsid w:val="00FB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EC2B6A-B68A-4139-B781-DF869CD33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FB1EB6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FB1EB6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FB1EB6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FB1EB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</cp:revision>
  <dcterms:created xsi:type="dcterms:W3CDTF">2019-06-13T09:20:00Z</dcterms:created>
  <dcterms:modified xsi:type="dcterms:W3CDTF">2019-06-13T09:20:00Z</dcterms:modified>
</cp:coreProperties>
</file>