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34CD9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4CD9" w:rsidRPr="00FE26E4" w:rsidRDefault="00334CD9" w:rsidP="00A22AEB">
            <w:pPr>
              <w:pStyle w:val="Titolo3"/>
            </w:pPr>
            <w:bookmarkStart w:id="0" w:name="_Toc11235589"/>
            <w:bookmarkStart w:id="1" w:name="_Toc11315294"/>
            <w:r>
              <w:t>ATTREZZATURE: AFFETTATRICE</w:t>
            </w:r>
            <w:bookmarkEnd w:id="0"/>
            <w:bookmarkEnd w:id="1"/>
          </w:p>
        </w:tc>
      </w:tr>
      <w:tr w:rsidR="00334CD9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Pr="006C1934" w:rsidRDefault="00334CD9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Default="00334CD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34CD9" w:rsidRDefault="00334CD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334CD9" w:rsidRPr="00671D56" w:rsidRDefault="00334CD9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34CD9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Pr="006C1934" w:rsidRDefault="00334CD9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Pr="00AC3990" w:rsidRDefault="00334CD9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34CD9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Pr="006C1934" w:rsidRDefault="00334CD9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Default="00334CD9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334CD9" w:rsidRDefault="00334CD9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334CD9" w:rsidRPr="00AC3990" w:rsidRDefault="00334CD9" w:rsidP="00A22A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334CD9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Pr="006C1934" w:rsidRDefault="00334CD9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Default="00334CD9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>PRECAUZIONI GENERALI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L’affettatrice deve essere usata solo da personale addestrato che deve conoscere perfettamente le norme sicurezza contenute in questo manuale.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Nel caso si debba procedere ad un avvicendamento di personale, provvedere per tempo all’addestramento.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Anche se sulla macchina sono installati dispositivi di sicurezza nei punti pericolosi, evitare di avvicinare le mani alla lama ed alle parti in movimento.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Prima di eseguire qualsiasi operazione di pulizia o manutenzione, scollegare la presa della macchina dalla rete di alimentazione elettrica.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Quando si interviene per la manutenzione o la pulizia dell’affettatrice (e quindi vengono rimosse le protezioni), valutare attentamente i rischi residui.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Durante la manutenzione o la pulizia mantenere la mente concentrata sulle operazioni in corso.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Controllare regolarmente lo stato del cavo di alimentazione; un cavo logorato o comunque non integro rappresenta un grave pericolo di natura elettrica.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>Se l’affettatrice dovesse far supporre o dimostrare un mal funzionamento si raccomanda di non usarla, di non intervenire direttamente per le riparazioni, e di contattare il “Centro di Assistenza”</w:t>
            </w:r>
            <w:r>
              <w:rPr>
                <w:sz w:val="20"/>
                <w:szCs w:val="18"/>
              </w:rPr>
              <w:t>.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Non impiegare l’affettatrice per prodotti surgelati, carni, pesci con osso, verdure e comunque prodotti non alimentari.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Non tagliare mai il prodotto, ormai esaurito, senza l’ausilio del braccio </w:t>
            </w:r>
            <w:proofErr w:type="spellStart"/>
            <w:r w:rsidRPr="00A653D4">
              <w:rPr>
                <w:sz w:val="20"/>
                <w:szCs w:val="18"/>
              </w:rPr>
              <w:t>pressamerce</w:t>
            </w:r>
            <w:proofErr w:type="spellEnd"/>
            <w:r w:rsidRPr="00A653D4">
              <w:rPr>
                <w:sz w:val="20"/>
                <w:szCs w:val="18"/>
              </w:rPr>
              <w:t>.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Non assumere posizioni tali da portare parti del corpo a contatto diretto con la lama.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</w:t>
            </w:r>
            <w:r w:rsidRPr="00A653D4">
              <w:rPr>
                <w:sz w:val="20"/>
                <w:szCs w:val="18"/>
              </w:rPr>
              <w:t>a pulizia della lama va fatta, indossando un paio di guanti metallici (3) e utilizzando un panno umido</w:t>
            </w:r>
          </w:p>
          <w:p w:rsidR="00334CD9" w:rsidRDefault="00334CD9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334CD9" w:rsidRDefault="00334CD9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PULIZIA ORDINARIA</w:t>
            </w:r>
          </w:p>
          <w:p w:rsidR="00334CD9" w:rsidRPr="00A653D4" w:rsidRDefault="00334CD9" w:rsidP="00334CD9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La pulizia della macchina è una operazione da eseguire almeno una volta al giorno o, se necessario, con maggior frequenza. </w:t>
            </w:r>
          </w:p>
          <w:p w:rsidR="00334CD9" w:rsidRPr="00A653D4" w:rsidRDefault="00334CD9" w:rsidP="00334CD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La pulizia deve essere scrupolosamente curata per tutte le parti dell’affettatrice che vengono a contatto diretto o indiretto con l’alimento da tagliare. </w:t>
            </w:r>
          </w:p>
          <w:p w:rsidR="00334CD9" w:rsidRDefault="00334CD9" w:rsidP="00334CD9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L’affettatrice non deve essere pulita con idropulitrici o getti d’acqua, bensì con acqua e detersivi neutri. </w:t>
            </w:r>
            <w:proofErr w:type="gramStart"/>
            <w:r w:rsidRPr="00A653D4">
              <w:rPr>
                <w:sz w:val="20"/>
                <w:szCs w:val="18"/>
              </w:rPr>
              <w:t>E’</w:t>
            </w:r>
            <w:proofErr w:type="gramEnd"/>
            <w:r w:rsidRPr="00A653D4">
              <w:rPr>
                <w:sz w:val="20"/>
                <w:szCs w:val="18"/>
              </w:rPr>
              <w:t xml:space="preserve"> vietato ogni altro prodotto detergente. Non devono essere usati utensili, spazzoloni e quanto altro può danneggiare superficialmente la macchina. </w:t>
            </w:r>
          </w:p>
          <w:p w:rsidR="00334CD9" w:rsidRDefault="00334CD9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Prima di eseguire qualsiasi operazione di pulizia è necessario: </w:t>
            </w:r>
          </w:p>
          <w:p w:rsidR="00334CD9" w:rsidRDefault="00334CD9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1) scollegare la spina di alimentazione dalla </w:t>
            </w:r>
            <w:proofErr w:type="spellStart"/>
            <w:r w:rsidRPr="00A653D4">
              <w:rPr>
                <w:sz w:val="20"/>
                <w:szCs w:val="18"/>
              </w:rPr>
              <w:t>reteper</w:t>
            </w:r>
            <w:proofErr w:type="spellEnd"/>
            <w:r w:rsidRPr="00A653D4">
              <w:rPr>
                <w:sz w:val="20"/>
                <w:szCs w:val="18"/>
              </w:rPr>
              <w:t xml:space="preserve"> isolare completamente la macchina dal resto dell’impianto; </w:t>
            </w:r>
          </w:p>
          <w:p w:rsidR="00334CD9" w:rsidRDefault="00334CD9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2) portare a “0” la manopola graduata che regola la vela; </w:t>
            </w:r>
          </w:p>
          <w:p w:rsidR="00334CD9" w:rsidRPr="00A653D4" w:rsidRDefault="00334CD9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A653D4">
              <w:rPr>
                <w:sz w:val="20"/>
                <w:szCs w:val="18"/>
              </w:rPr>
              <w:t xml:space="preserve">ATTENZIONE: Attenzione ai rischi residui derivati dalle parti taglienti e/o </w:t>
            </w:r>
            <w:proofErr w:type="spellStart"/>
            <w:r w:rsidRPr="00A653D4">
              <w:rPr>
                <w:sz w:val="20"/>
                <w:szCs w:val="18"/>
              </w:rPr>
              <w:t>accuminate</w:t>
            </w:r>
            <w:proofErr w:type="spellEnd"/>
            <w:r w:rsidRPr="00A653D4">
              <w:rPr>
                <w:sz w:val="20"/>
                <w:szCs w:val="18"/>
              </w:rPr>
              <w:t>.</w:t>
            </w:r>
          </w:p>
        </w:tc>
      </w:tr>
      <w:tr w:rsidR="00334CD9" w:rsidRPr="00212644" w:rsidTr="00A22AEB">
        <w:trPr>
          <w:trHeight w:val="1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Pr="006C1934" w:rsidRDefault="00334CD9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Default="00334CD9" w:rsidP="00A22AEB"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64AB7635" wp14:editId="20E2B4B6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66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343B5B59" wp14:editId="642C25C5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106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CB1D880" wp14:editId="1DCB697D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9" name="Immagine 9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34CD9" w:rsidRPr="00671D56" w:rsidRDefault="00334CD9" w:rsidP="00A22AEB">
            <w:ins w:id="4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1F9AA2B9" wp14:editId="0A616389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64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334CD9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34CD9" w:rsidRDefault="00334CD9" w:rsidP="00A22AEB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34CD9" w:rsidRDefault="00334CD9" w:rsidP="00334CD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334CD9" w:rsidRPr="007B1FB7" w:rsidRDefault="00334CD9" w:rsidP="00334CD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334CD9" w:rsidRDefault="00334CD9" w:rsidP="00334CD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334CD9" w:rsidRPr="00A92EEA" w:rsidRDefault="00334CD9" w:rsidP="00334CD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334CD9" w:rsidRPr="00E06398" w:rsidRDefault="00334CD9" w:rsidP="00334CD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334CD9" w:rsidRDefault="00334CD9">
      <w:bookmarkStart w:id="5" w:name="_GoBack"/>
      <w:bookmarkEnd w:id="5"/>
    </w:p>
    <w:sectPr w:rsidR="00334C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51E0"/>
    <w:multiLevelType w:val="hybridMultilevel"/>
    <w:tmpl w:val="6E32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17669"/>
    <w:multiLevelType w:val="hybridMultilevel"/>
    <w:tmpl w:val="C5C23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2C7329"/>
    <w:multiLevelType w:val="hybridMultilevel"/>
    <w:tmpl w:val="72386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D9"/>
    <w:rsid w:val="0033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64843-BF6C-4638-A133-96AC9FBB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34CD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34CD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34CD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34CD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2019-06-13T09:05:00Z</dcterms:created>
  <dcterms:modified xsi:type="dcterms:W3CDTF">2019-06-13T09:06:00Z</dcterms:modified>
</cp:coreProperties>
</file>