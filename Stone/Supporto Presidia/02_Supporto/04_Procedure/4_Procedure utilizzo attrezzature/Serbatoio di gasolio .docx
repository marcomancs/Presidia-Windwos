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0FB73D" w14:textId="77777777" w:rsidR="00241EAD" w:rsidRDefault="00241EAD" w:rsidP="00241EAD"/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41EAD" w:rsidRPr="00FE26E4" w14:paraId="6F44684B" w14:textId="77777777" w:rsidTr="007336E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F56584" w14:textId="6D75A146" w:rsidR="00241EAD" w:rsidRPr="00FE26E4" w:rsidRDefault="00241EAD" w:rsidP="007336ED">
            <w:pPr>
              <w:pStyle w:val="Titolo3"/>
            </w:pPr>
            <w:bookmarkStart w:id="0" w:name="_Toc11154002"/>
            <w:bookmarkStart w:id="1" w:name="_Toc11225713"/>
            <w:r>
              <w:t xml:space="preserve">ATTREZZATURE: </w:t>
            </w:r>
            <w:bookmarkEnd w:id="0"/>
            <w:bookmarkEnd w:id="1"/>
            <w:r>
              <w:t xml:space="preserve">SERBATOIO DI GASOLIO </w:t>
            </w:r>
          </w:p>
        </w:tc>
      </w:tr>
      <w:tr w:rsidR="00241EAD" w:rsidRPr="005B440D" w14:paraId="17E3703A" w14:textId="77777777" w:rsidTr="007336E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62024E" w14:textId="77777777" w:rsidR="00241EAD" w:rsidRPr="006C1934" w:rsidRDefault="00241EAD" w:rsidP="007336ED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F23F6" w14:textId="77777777" w:rsidR="00241EAD" w:rsidRDefault="00241EAD" w:rsidP="007336E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57133BA1" w14:textId="77777777" w:rsidR="00241EAD" w:rsidRPr="00671D56" w:rsidRDefault="00241EAD" w:rsidP="007336E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241EAD" w:rsidRPr="00D72098" w14:paraId="4FA6062B" w14:textId="77777777" w:rsidTr="007336E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550CC2" w14:textId="77777777" w:rsidR="00241EAD" w:rsidRPr="006C1934" w:rsidRDefault="00241EAD" w:rsidP="007336ED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71DFB" w14:textId="77777777" w:rsidR="00241EAD" w:rsidRPr="00AC3990" w:rsidRDefault="00241EAD" w:rsidP="007336ED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241EAD" w:rsidRPr="00556339" w14:paraId="2299C3D3" w14:textId="77777777" w:rsidTr="007336E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476D40" w14:textId="77777777" w:rsidR="00241EAD" w:rsidRPr="006C1934" w:rsidRDefault="00241EAD" w:rsidP="007336ED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57DBE" w14:textId="77777777" w:rsidR="00241EAD" w:rsidRDefault="00241EAD" w:rsidP="007336ED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INCENDIO</w:t>
            </w:r>
          </w:p>
          <w:p w14:paraId="0EDBD57D" w14:textId="22169282" w:rsidR="00241EAD" w:rsidRPr="00AC3990" w:rsidRDefault="00241EAD" w:rsidP="007336ED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ESPLOSIONE </w:t>
            </w:r>
          </w:p>
        </w:tc>
      </w:tr>
      <w:tr w:rsidR="00241EAD" w:rsidRPr="005B440D" w14:paraId="626FF751" w14:textId="77777777" w:rsidTr="007336E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FA3DF4" w14:textId="77777777" w:rsidR="00241EAD" w:rsidRPr="006C1934" w:rsidRDefault="00241EAD" w:rsidP="007336ED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B4788" w14:textId="77777777" w:rsidR="00241EAD" w:rsidRPr="00036B78" w:rsidRDefault="00241EAD" w:rsidP="00241EAD">
            <w:pPr>
              <w:jc w:val="both"/>
              <w:rPr>
                <w:sz w:val="20"/>
                <w:szCs w:val="20"/>
              </w:rPr>
            </w:pPr>
            <w:r w:rsidRPr="00036B78">
              <w:rPr>
                <w:sz w:val="20"/>
                <w:szCs w:val="20"/>
              </w:rPr>
              <w:t>Modalità di installazione</w:t>
            </w:r>
            <w:r w:rsidR="00036B78" w:rsidRPr="00036B78">
              <w:rPr>
                <w:sz w:val="20"/>
                <w:szCs w:val="20"/>
              </w:rPr>
              <w:t xml:space="preserve">: </w:t>
            </w:r>
          </w:p>
          <w:p w14:paraId="35904F99" w14:textId="77777777" w:rsidR="00A747E5" w:rsidRDefault="00036B78" w:rsidP="00241EAD">
            <w:p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036B78">
              <w:rPr>
                <w:rStyle w:val="fontstyle01"/>
                <w:rFonts w:ascii="Times New Roman" w:hAnsi="Times New Roman"/>
                <w:sz w:val="20"/>
                <w:szCs w:val="20"/>
              </w:rPr>
              <w:t>Possono essere messi in opera se muniti di:</w:t>
            </w:r>
          </w:p>
          <w:p w14:paraId="2510663E" w14:textId="6CF7B389" w:rsidR="00A747E5" w:rsidRDefault="00036B78" w:rsidP="00A747E5">
            <w:pPr>
              <w:pStyle w:val="Paragrafoelenco"/>
              <w:numPr>
                <w:ilvl w:val="0"/>
                <w:numId w:val="6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dichiarazione di conformit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>à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al prototipo approvato;</w:t>
            </w:r>
          </w:p>
          <w:p w14:paraId="41E77100" w14:textId="77777777" w:rsidR="00A747E5" w:rsidRDefault="00036B78" w:rsidP="00A747E5">
            <w:pPr>
              <w:pStyle w:val="Paragrafoelenco"/>
              <w:numPr>
                <w:ilvl w:val="0"/>
                <w:numId w:val="6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manuale di installazione, uso e manutenzione;</w:t>
            </w:r>
          </w:p>
          <w:p w14:paraId="26D40E8E" w14:textId="795577FE" w:rsidR="00A747E5" w:rsidRDefault="00036B78" w:rsidP="00A747E5">
            <w:pPr>
              <w:pStyle w:val="Paragrafoelenco"/>
              <w:numPr>
                <w:ilvl w:val="0"/>
                <w:numId w:val="6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targa di identificazione, punzonata in posizione visibile, riportante: il nome e l'indirizzo del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costruttore; l'anno di costruzione ed il numero di matricola; la capacit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>à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geometrica, lo spessore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ed il materiale del contenitore; la pressione di collaudo del contenitore; gli estremi dell'atto di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approvazione.</w:t>
            </w:r>
          </w:p>
          <w:p w14:paraId="78C1AE7C" w14:textId="50DFF00E" w:rsidR="00A747E5" w:rsidRDefault="00036B78" w:rsidP="00A747E5">
            <w:pPr>
              <w:pStyle w:val="Paragrafoelenco"/>
              <w:numPr>
                <w:ilvl w:val="0"/>
                <w:numId w:val="6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Devono essere installati esclusivamente su aree a cielo libero. </w:t>
            </w:r>
            <w:proofErr w:type="gramStart"/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E'</w:t>
            </w:r>
            <w:proofErr w:type="gramEnd"/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vietata l'installazione in rampe carrabili,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su terrazze e comunque su aree sovrastanti luoghi chiusi.</w:t>
            </w:r>
          </w:p>
          <w:p w14:paraId="0FAAB75A" w14:textId="4EDEA919" w:rsidR="00A747E5" w:rsidRDefault="00036B78" w:rsidP="00A747E5">
            <w:pPr>
              <w:pStyle w:val="Paragrafoelenco"/>
              <w:numPr>
                <w:ilvl w:val="0"/>
                <w:numId w:val="6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Le piazzole di posa devono risultare in piano e rialzate di almeno 15 cm rispetto al livello del terreno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circostante.</w:t>
            </w:r>
          </w:p>
          <w:p w14:paraId="52B13345" w14:textId="7D4BE6C4" w:rsidR="00A747E5" w:rsidRDefault="00036B78" w:rsidP="00241EAD">
            <w:pPr>
              <w:pStyle w:val="Paragrafoelenco"/>
              <w:numPr>
                <w:ilvl w:val="0"/>
                <w:numId w:val="6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Devono essere pr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>ovv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isti di bacino di contenimento, di capacit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>à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non inferiore al 110% della capacit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à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geometrica del contenitore-distributore stesso, e di tettoia di protezione dagli agenti atmosferici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realizzata in materiale non combustibile</w:t>
            </w:r>
          </w:p>
          <w:p w14:paraId="1E28AFE1" w14:textId="76A3733B" w:rsidR="00A747E5" w:rsidRDefault="00036B78" w:rsidP="00241EAD">
            <w:pPr>
              <w:pStyle w:val="Paragrafoelenco"/>
              <w:numPr>
                <w:ilvl w:val="0"/>
                <w:numId w:val="6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I contenitori-distributori, ed il relativo bacino di contenimento, se di tipo prefabbricato, devono essere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saldamente ancorati al terreno per evitare spostamenti durante il riempimento e l'esercizio e per resistere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ad eventuali spinte idrostatiche.</w:t>
            </w:r>
          </w:p>
          <w:p w14:paraId="2F637042" w14:textId="4D88DC84" w:rsidR="00A747E5" w:rsidRDefault="00036B78" w:rsidP="00241EAD">
            <w:pPr>
              <w:pStyle w:val="Paragrafoelenco"/>
              <w:numPr>
                <w:ilvl w:val="0"/>
                <w:numId w:val="6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Lo sfiato del tubo di equilibrio deve essere posizionato all'altezza di m 2,40 dal piano di calpestio e deve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essere dotato di apposito dispositivo tagliafiamma.</w:t>
            </w:r>
          </w:p>
          <w:p w14:paraId="512776A2" w14:textId="0F75984B" w:rsidR="00036B78" w:rsidRPr="00A747E5" w:rsidRDefault="00036B78" w:rsidP="00241EAD">
            <w:pPr>
              <w:pStyle w:val="Paragrafoelenco"/>
              <w:numPr>
                <w:ilvl w:val="0"/>
                <w:numId w:val="6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Il grado di riempimento dei contenitori-distributori deve essere non maggiore del 90% della capacit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à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geometrica degli stessi; a tal fine deve essere previsto un apposito dispositivo limitatore di carico</w:t>
            </w:r>
          </w:p>
          <w:p w14:paraId="601B8B59" w14:textId="77777777" w:rsidR="00036B78" w:rsidRPr="00036B78" w:rsidRDefault="00036B78" w:rsidP="00241EAD">
            <w:p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148B9024" w14:textId="77777777" w:rsidR="00036B78" w:rsidRPr="00036B78" w:rsidRDefault="00036B78" w:rsidP="00241EAD">
            <w:p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036B7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Distanze di sicurezza </w:t>
            </w:r>
          </w:p>
          <w:p w14:paraId="20709471" w14:textId="7000BBCE" w:rsidR="00A747E5" w:rsidRDefault="00036B78" w:rsidP="00A747E5">
            <w:pPr>
              <w:pStyle w:val="Paragrafoelenco"/>
              <w:numPr>
                <w:ilvl w:val="0"/>
                <w:numId w:val="7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fabbricati, eventuali fonti di accensione, depositi di materiali combustibili e/o infiammabili non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ricompresi tra le attivit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>à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soggette ai controlli di prevenzione incendi ai sensi del decreto ministeriale 16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febbraio 1982 (Gazzetta Ufficiale n. 98 del 9 aprile 1982): 5 m;</w:t>
            </w:r>
          </w:p>
          <w:p w14:paraId="2D1A2260" w14:textId="660C788C" w:rsidR="00A747E5" w:rsidRDefault="00036B78" w:rsidP="00A747E5">
            <w:pPr>
              <w:pStyle w:val="Paragrafoelenco"/>
              <w:numPr>
                <w:ilvl w:val="0"/>
                <w:numId w:val="7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fabbricati e/o locali destinati anche in parte a civile abitazione, esercizi pubblici, </w:t>
            </w:r>
            <w:proofErr w:type="spellStart"/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collettivita'</w:t>
            </w:r>
            <w:proofErr w:type="spellEnd"/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, luoghi di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riunione, di trattenimento o di pubblico spettacolo, depositi di materiali combustibili e/o infiammabili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costituenti attivit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>à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soggette ai controlli di prevenzione incendi ai sensi del decreto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ministeriale 16 febbraio</w:t>
            </w:r>
            <w:r w:rsidRPr="00A747E5">
              <w:rPr>
                <w:color w:val="030806"/>
                <w:sz w:val="20"/>
                <w:szCs w:val="20"/>
              </w:rPr>
              <w:br/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1982: 10 m;</w:t>
            </w:r>
          </w:p>
          <w:p w14:paraId="7E20FE0C" w14:textId="77777777" w:rsidR="00A747E5" w:rsidRDefault="00036B78" w:rsidP="00A747E5">
            <w:pPr>
              <w:pStyle w:val="Paragrafoelenco"/>
              <w:numPr>
                <w:ilvl w:val="0"/>
                <w:numId w:val="7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linee ferroviarie e tranviarie: 15 m, fatta salva in ogni caso l'applicazione di specifiche disposizioni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emanate in proposito;</w:t>
            </w:r>
          </w:p>
          <w:p w14:paraId="288CBE91" w14:textId="4E6E723A" w:rsidR="00036B78" w:rsidRPr="00A747E5" w:rsidRDefault="00036B78" w:rsidP="00A747E5">
            <w:pPr>
              <w:pStyle w:val="Paragrafoelenco"/>
              <w:numPr>
                <w:ilvl w:val="0"/>
                <w:numId w:val="7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proiezione verticale di linee elettriche ad alta tensione: 6 m.</w:t>
            </w:r>
          </w:p>
          <w:p w14:paraId="152E1CA4" w14:textId="77777777" w:rsidR="00036B78" w:rsidRPr="00036B78" w:rsidRDefault="00036B78" w:rsidP="00241EAD">
            <w:p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526A7321" w14:textId="0B2C035A" w:rsidR="00036B78" w:rsidRPr="00036B78" w:rsidRDefault="00A747E5" w:rsidP="00241EAD">
            <w:p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D</w:t>
            </w:r>
            <w:r w:rsidR="00036B78" w:rsidRPr="00036B7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istanze di protezione </w:t>
            </w:r>
          </w:p>
          <w:p w14:paraId="7DBD08C3" w14:textId="05570C1B" w:rsidR="00036B78" w:rsidRPr="00A747E5" w:rsidRDefault="00036B78" w:rsidP="00A747E5">
            <w:pPr>
              <w:pStyle w:val="Paragrafoelenco"/>
              <w:numPr>
                <w:ilvl w:val="0"/>
                <w:numId w:val="8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Rispetto al perimetro dei contenitori-distributori (con esclusione del bacino di contenimento] deve essere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osservata una distanza di protezione di almeno 3 m.</w:t>
            </w:r>
          </w:p>
          <w:p w14:paraId="7AC1BC42" w14:textId="77777777" w:rsidR="00036B78" w:rsidRPr="00036B78" w:rsidRDefault="00036B78" w:rsidP="00241EAD">
            <w:p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0CF3C65" w14:textId="77777777" w:rsidR="00036B78" w:rsidRPr="00036B78" w:rsidRDefault="00036B78" w:rsidP="00241EAD">
            <w:p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036B7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Recinzione </w:t>
            </w:r>
          </w:p>
          <w:p w14:paraId="2F82841E" w14:textId="77777777" w:rsidR="00A747E5" w:rsidRDefault="00036B78" w:rsidP="00A747E5">
            <w:pPr>
              <w:pStyle w:val="Paragrafoelenco"/>
              <w:numPr>
                <w:ilvl w:val="0"/>
                <w:numId w:val="8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I contenitori-distributori devono essere ubicati in apposita zona delimitata da recinzione in muratura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o rete metallica alta almeno 1,8 m e dotata di porta apribile verso l'esterno, chiudibile con serratura o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lucchetto.</w:t>
            </w:r>
          </w:p>
          <w:p w14:paraId="1780EE71" w14:textId="32895C27" w:rsidR="00036B78" w:rsidRPr="00A747E5" w:rsidRDefault="00036B78" w:rsidP="00A747E5">
            <w:pPr>
              <w:pStyle w:val="Paragrafoelenco"/>
              <w:numPr>
                <w:ilvl w:val="0"/>
                <w:numId w:val="8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Nel caso di depositi collocati in attività, pr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>ovv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iste di recinzione propria, la recinzione di cui al comma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precedente non </w:t>
            </w:r>
            <w:proofErr w:type="spellStart"/>
            <w:proofErr w:type="gramStart"/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e'</w:t>
            </w:r>
            <w:proofErr w:type="spellEnd"/>
            <w:proofErr w:type="gramEnd"/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necessaria.</w:t>
            </w:r>
          </w:p>
          <w:p w14:paraId="120137C9" w14:textId="77777777" w:rsidR="00036B78" w:rsidRPr="00036B78" w:rsidRDefault="00036B78" w:rsidP="00241EAD">
            <w:pPr>
              <w:jc w:val="both"/>
              <w:rPr>
                <w:sz w:val="20"/>
                <w:szCs w:val="20"/>
              </w:rPr>
            </w:pPr>
          </w:p>
          <w:p w14:paraId="0654CC25" w14:textId="77777777" w:rsidR="00036B78" w:rsidRPr="00036B78" w:rsidRDefault="00036B78" w:rsidP="00241EAD">
            <w:pPr>
              <w:jc w:val="both"/>
              <w:rPr>
                <w:sz w:val="20"/>
                <w:szCs w:val="20"/>
              </w:rPr>
            </w:pPr>
            <w:r w:rsidRPr="00036B78">
              <w:rPr>
                <w:sz w:val="20"/>
                <w:szCs w:val="20"/>
              </w:rPr>
              <w:t>Altre misure di sicurezza</w:t>
            </w:r>
          </w:p>
          <w:p w14:paraId="1CD3F02A" w14:textId="77777777" w:rsidR="00A747E5" w:rsidRDefault="00036B78" w:rsidP="00A747E5">
            <w:pPr>
              <w:pStyle w:val="Paragrafoelenco"/>
              <w:numPr>
                <w:ilvl w:val="0"/>
                <w:numId w:val="9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lastRenderedPageBreak/>
              <w:t>I contenitori-distributori devono essere contornati da un'area, avente ampiezza non minore di 3 m,</w:t>
            </w:r>
            <w:r w:rsidR="00A747E5"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completamente sgombra e priva di vegetazione che possa costituire pericolo di incendio.</w:t>
            </w:r>
          </w:p>
          <w:p w14:paraId="3F3E8426" w14:textId="77777777" w:rsidR="00A747E5" w:rsidRDefault="00036B78" w:rsidP="00A747E5">
            <w:pPr>
              <w:pStyle w:val="Paragrafoelenco"/>
              <w:numPr>
                <w:ilvl w:val="0"/>
                <w:numId w:val="9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In </w:t>
            </w:r>
            <w:proofErr w:type="spellStart"/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prossimita'</w:t>
            </w:r>
            <w:proofErr w:type="spellEnd"/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dei contenitori-distributori non devono essere depositati materiali di alcun genere.</w:t>
            </w:r>
          </w:p>
          <w:p w14:paraId="30F24218" w14:textId="68CC320C" w:rsidR="00A747E5" w:rsidRPr="00A747E5" w:rsidRDefault="00036B78" w:rsidP="00A747E5">
            <w:pPr>
              <w:pStyle w:val="Paragrafoelenco"/>
              <w:numPr>
                <w:ilvl w:val="0"/>
                <w:numId w:val="9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Appositi cartelli fissi ben visibili devono segnalare il divieto di 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>avv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icinamento al deposito da parte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di estranei e quello di fumare ed usare fiamme libere. La segnaletica di sicurezza deve rispettare le</w:t>
            </w:r>
            <w:r w:rsidRPr="00A747E5">
              <w:rPr>
                <w:color w:val="030806"/>
                <w:sz w:val="20"/>
                <w:szCs w:val="20"/>
              </w:rPr>
              <w:br/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prescrizioni del decreto legislativo 14 agosto 1996, n. 493</w:t>
            </w:r>
          </w:p>
          <w:p w14:paraId="6ED1C35A" w14:textId="56A91E0A" w:rsidR="00036B78" w:rsidRPr="00A747E5" w:rsidRDefault="00036B78" w:rsidP="00A747E5">
            <w:pPr>
              <w:pStyle w:val="Paragrafoelenco"/>
              <w:numPr>
                <w:ilvl w:val="0"/>
                <w:numId w:val="9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Apposito cartello fisso deve indicare le norme di comportamento e i recapiti telefonici dei Vigili del fuoco</w:t>
            </w:r>
            <w:r w:rsidRPr="00A747E5">
              <w:rPr>
                <w:color w:val="030806"/>
                <w:sz w:val="20"/>
                <w:szCs w:val="20"/>
              </w:rPr>
              <w:br/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e del tecnico della ditta distributrice del carburante da contattare in caso di emergenza.</w:t>
            </w:r>
          </w:p>
          <w:p w14:paraId="3F7AA951" w14:textId="77777777" w:rsidR="00036B78" w:rsidRPr="00036B78" w:rsidRDefault="00036B78" w:rsidP="00241EAD">
            <w:p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AF12348" w14:textId="77777777" w:rsidR="00036B78" w:rsidRPr="00036B78" w:rsidRDefault="00036B78" w:rsidP="00241EAD">
            <w:p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036B78">
              <w:rPr>
                <w:rStyle w:val="fontstyle01"/>
                <w:rFonts w:ascii="Times New Roman" w:hAnsi="Times New Roman"/>
                <w:sz w:val="20"/>
                <w:szCs w:val="20"/>
              </w:rPr>
              <w:t>Impianto elettrico e messa a terra</w:t>
            </w:r>
          </w:p>
          <w:p w14:paraId="35AB3BFF" w14:textId="77777777" w:rsidR="00A747E5" w:rsidRDefault="00036B78" w:rsidP="00A747E5">
            <w:pPr>
              <w:pStyle w:val="Paragrafoelenco"/>
              <w:numPr>
                <w:ilvl w:val="0"/>
                <w:numId w:val="10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Gli impianti e le apparecchiature elettriche devono essere realizzati ed installati in </w:t>
            </w:r>
            <w:proofErr w:type="spellStart"/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conformita'</w:t>
            </w:r>
            <w:proofErr w:type="spellEnd"/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a quanto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previsto dalle leggi 10 marzo 1968, n. 186 e 5 marzo 1990, n. 46.</w:t>
            </w:r>
          </w:p>
          <w:p w14:paraId="7A809197" w14:textId="77777777" w:rsidR="00A747E5" w:rsidRDefault="00036B78" w:rsidP="00A747E5">
            <w:pPr>
              <w:pStyle w:val="Paragrafoelenco"/>
              <w:numPr>
                <w:ilvl w:val="0"/>
                <w:numId w:val="10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Il contenitore-distributore deve essere dotato di dispositivo di blocco dell'erogazione che intercetti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l'alimentazione elettrica al motore del gruppo erogatore in caso di basso livello carburante nel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contenitore.</w:t>
            </w:r>
          </w:p>
          <w:p w14:paraId="22666AEF" w14:textId="66636AEF" w:rsidR="00036B78" w:rsidRPr="00A747E5" w:rsidRDefault="00036B78" w:rsidP="00A747E5">
            <w:pPr>
              <w:pStyle w:val="Paragrafoelenco"/>
              <w:numPr>
                <w:ilvl w:val="0"/>
                <w:numId w:val="10"/>
              </w:numPr>
              <w:jc w:val="both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Il contenitore-distributore deve essere pr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>ovv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isto di idonea messa a terra</w:t>
            </w:r>
          </w:p>
          <w:p w14:paraId="19E687CE" w14:textId="77777777" w:rsidR="00A747E5" w:rsidRDefault="00A747E5" w:rsidP="00241EAD">
            <w:pPr>
              <w:jc w:val="both"/>
              <w:rPr>
                <w:sz w:val="20"/>
                <w:szCs w:val="20"/>
              </w:rPr>
            </w:pPr>
          </w:p>
          <w:p w14:paraId="667F6CAC" w14:textId="0F0A5188" w:rsidR="00036B78" w:rsidRPr="00036B78" w:rsidRDefault="00036B78" w:rsidP="00241EAD">
            <w:pPr>
              <w:jc w:val="both"/>
              <w:rPr>
                <w:sz w:val="20"/>
                <w:szCs w:val="20"/>
              </w:rPr>
            </w:pPr>
            <w:r w:rsidRPr="00036B78">
              <w:rPr>
                <w:sz w:val="20"/>
                <w:szCs w:val="20"/>
              </w:rPr>
              <w:t xml:space="preserve">Estintori </w:t>
            </w:r>
          </w:p>
          <w:p w14:paraId="52780BF7" w14:textId="3411D629" w:rsidR="00036B78" w:rsidRPr="00A747E5" w:rsidRDefault="00036B78" w:rsidP="00A747E5">
            <w:pPr>
              <w:pStyle w:val="Paragrafoelenco"/>
              <w:numPr>
                <w:ilvl w:val="0"/>
                <w:numId w:val="11"/>
              </w:numPr>
              <w:jc w:val="both"/>
              <w:rPr>
                <w:sz w:val="20"/>
                <w:szCs w:val="20"/>
              </w:rPr>
            </w:pP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In prossimit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>à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del contenitore-distributore, devono essere tenuti almeno due estintori portatili aventi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carica minima pari a 6 kg e capacit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>à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estinguente non inferiore a 21A-89B-C e un estintore carrellato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>avente carica nominale non minore di 30 kg e capacit</w:t>
            </w:r>
            <w:r w:rsidR="00A747E5">
              <w:rPr>
                <w:rStyle w:val="fontstyle01"/>
                <w:rFonts w:ascii="Times New Roman" w:hAnsi="Times New Roman"/>
                <w:sz w:val="20"/>
                <w:szCs w:val="20"/>
              </w:rPr>
              <w:t>à</w:t>
            </w:r>
            <w:r w:rsidRPr="00A747E5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estinguente non inferiore a B3</w:t>
            </w:r>
          </w:p>
        </w:tc>
      </w:tr>
      <w:tr w:rsidR="00241EAD" w:rsidRPr="00212644" w14:paraId="574C27AB" w14:textId="77777777" w:rsidTr="007336ED">
        <w:trPr>
          <w:trHeight w:val="191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6FD08A" w14:textId="77777777" w:rsidR="00241EAD" w:rsidRPr="006C1934" w:rsidRDefault="00241EAD" w:rsidP="007336ED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8365E" w14:textId="6B7D1F6E" w:rsidR="00241EAD" w:rsidRDefault="00221F74" w:rsidP="007336ED">
            <w:ins w:id="2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8480" behindDoc="0" locked="0" layoutInCell="1" allowOverlap="1" wp14:anchorId="687EA3E9" wp14:editId="3AB0873F">
                    <wp:simplePos x="0" y="0"/>
                    <wp:positionH relativeFrom="column">
                      <wp:posOffset>1390650</wp:posOffset>
                    </wp:positionH>
                    <wp:positionV relativeFrom="paragraph">
                      <wp:posOffset>-51435</wp:posOffset>
                    </wp:positionV>
                    <wp:extent cx="1524000" cy="542925"/>
                    <wp:effectExtent l="0" t="0" r="0" b="0"/>
                    <wp:wrapSquare wrapText="bothSides"/>
                    <wp:docPr id="108" name="Immagine 10" descr="E1712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" descr="E1712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3" w:author="Lionel" w:date="2019-02-05T10:37:00Z">
              <w:r w:rsidRPr="0020792B">
                <w:rPr>
                  <w:noProof/>
                </w:rPr>
                <w:drawing>
                  <wp:anchor distT="0" distB="0" distL="114300" distR="114300" simplePos="0" relativeHeight="251664384" behindDoc="0" locked="0" layoutInCell="1" allowOverlap="1" wp14:anchorId="006A7934" wp14:editId="7F9EAB41">
                    <wp:simplePos x="0" y="0"/>
                    <wp:positionH relativeFrom="column">
                      <wp:posOffset>3019425</wp:posOffset>
                    </wp:positionH>
                    <wp:positionV relativeFrom="paragraph">
                      <wp:posOffset>-11430</wp:posOffset>
                    </wp:positionV>
                    <wp:extent cx="1524000" cy="542925"/>
                    <wp:effectExtent l="0" t="0" r="0" b="0"/>
                    <wp:wrapSquare wrapText="bothSides"/>
                    <wp:docPr id="109" name="Immagine 42" descr="E18026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2" descr="E18026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4" w:author="Lionel" w:date="2019-02-04T17:45:00Z">
              <w:r w:rsidR="00241EAD">
                <w:rPr>
                  <w:noProof/>
                </w:rPr>
                <w:drawing>
                  <wp:anchor distT="0" distB="0" distL="114300" distR="114300" simplePos="0" relativeHeight="251661312" behindDoc="1" locked="0" layoutInCell="1" allowOverlap="1" wp14:anchorId="15A1BC77" wp14:editId="7D3F1F74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2" name="Immagine 2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754A818C" w14:textId="6FAD63B0" w:rsidR="00241EAD" w:rsidRDefault="00241EAD" w:rsidP="007336ED"/>
          <w:p w14:paraId="4658CA0D" w14:textId="69D64D3F" w:rsidR="00241EAD" w:rsidRPr="00927E8F" w:rsidRDefault="00221F74" w:rsidP="007336ED">
            <w:ins w:id="5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6432" behindDoc="0" locked="0" layoutInCell="1" allowOverlap="1" wp14:anchorId="6A6F6047" wp14:editId="6A9F4D26">
                    <wp:simplePos x="0" y="0"/>
                    <wp:positionH relativeFrom="column">
                      <wp:posOffset>-66675</wp:posOffset>
                    </wp:positionH>
                    <wp:positionV relativeFrom="paragraph">
                      <wp:posOffset>180340</wp:posOffset>
                    </wp:positionV>
                    <wp:extent cx="1524000" cy="542925"/>
                    <wp:effectExtent l="0" t="0" r="0" b="0"/>
                    <wp:wrapSquare wrapText="bothSides"/>
                    <wp:docPr id="114" name="Immagine 12" descr="E171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" descr="E171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241EAD" w:rsidRPr="00363F34" w14:paraId="5234C4ED" w14:textId="77777777" w:rsidTr="007336E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9AA7E2" w14:textId="77777777" w:rsidR="00241EAD" w:rsidRDefault="00241EAD" w:rsidP="007336ED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75E00" w14:textId="77777777" w:rsidR="00241EAD" w:rsidRDefault="00241EAD" w:rsidP="00241EAD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14:paraId="004DD1C3" w14:textId="77777777" w:rsidR="00241EAD" w:rsidRDefault="00241EAD" w:rsidP="00241EAD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14:paraId="7A2B002F" w14:textId="77777777" w:rsidR="00241EAD" w:rsidRDefault="00241EAD" w:rsidP="00241EAD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Tuta da lavoro</w:t>
            </w:r>
          </w:p>
          <w:p w14:paraId="4474DC50" w14:textId="7BD63300" w:rsidR="00221F74" w:rsidRPr="00546D15" w:rsidRDefault="00221F74" w:rsidP="00241EAD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Maschera di protezione</w:t>
            </w:r>
          </w:p>
        </w:tc>
      </w:tr>
    </w:tbl>
    <w:p w14:paraId="4D73947C" w14:textId="77777777" w:rsidR="00241EAD" w:rsidRDefault="00241EAD" w:rsidP="00241EAD"/>
    <w:p w14:paraId="49C69281" w14:textId="66143176" w:rsidR="004F4F70" w:rsidRDefault="00241EAD" w:rsidP="00241EAD">
      <w:r>
        <w:br w:type="page"/>
      </w: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Pro-Con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21B77"/>
    <w:multiLevelType w:val="hybridMultilevel"/>
    <w:tmpl w:val="BEFAF390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2C1F1E"/>
    <w:multiLevelType w:val="hybridMultilevel"/>
    <w:tmpl w:val="FE0250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4330C"/>
    <w:multiLevelType w:val="hybridMultilevel"/>
    <w:tmpl w:val="2DF0D9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A029D"/>
    <w:multiLevelType w:val="hybridMultilevel"/>
    <w:tmpl w:val="FF2E4ED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BE06EA"/>
    <w:multiLevelType w:val="hybridMultilevel"/>
    <w:tmpl w:val="EEEEAD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02A48"/>
    <w:multiLevelType w:val="hybridMultilevel"/>
    <w:tmpl w:val="8CDC3C5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7C494F18"/>
    <w:multiLevelType w:val="hybridMultilevel"/>
    <w:tmpl w:val="40C41F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77940"/>
    <w:multiLevelType w:val="hybridMultilevel"/>
    <w:tmpl w:val="AEEC01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5"/>
  </w:num>
  <w:num w:numId="6">
    <w:abstractNumId w:val="8"/>
  </w:num>
  <w:num w:numId="7">
    <w:abstractNumId w:val="3"/>
  </w:num>
  <w:num w:numId="8">
    <w:abstractNumId w:val="6"/>
  </w:num>
  <w:num w:numId="9">
    <w:abstractNumId w:val="7"/>
  </w:num>
  <w:num w:numId="10">
    <w:abstractNumId w:val="9"/>
  </w:num>
  <w:num w:numId="1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AD"/>
    <w:rsid w:val="00036B78"/>
    <w:rsid w:val="00221F74"/>
    <w:rsid w:val="00241EAD"/>
    <w:rsid w:val="004F4F70"/>
    <w:rsid w:val="006B3ECA"/>
    <w:rsid w:val="00A7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AF894"/>
  <w15:chartTrackingRefBased/>
  <w15:docId w15:val="{0BB35C6C-5F8C-4B39-B36F-16A81C5F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41E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241EA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241EA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customStyle="1" w:styleId="fontstyle01">
    <w:name w:val="fontstyle01"/>
    <w:basedOn w:val="Carpredefinitoparagrafo"/>
    <w:rsid w:val="00036B78"/>
    <w:rPr>
      <w:rFonts w:ascii="MyriadPro-Cond" w:hAnsi="MyriadPro-Cond" w:hint="default"/>
      <w:b w:val="0"/>
      <w:bCs w:val="0"/>
      <w:i w:val="0"/>
      <w:iCs w:val="0"/>
      <w:color w:val="030806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A74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2020-06-22T09:54:00Z</dcterms:created>
  <dcterms:modified xsi:type="dcterms:W3CDTF">2020-06-22T09:54:00Z</dcterms:modified>
</cp:coreProperties>
</file>