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9E16DD" w:rsidRPr="00FE26E4" w:rsidTr="00600825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E16DD" w:rsidRPr="00FE26E4" w:rsidRDefault="009E16DD" w:rsidP="00600825">
            <w:pPr>
              <w:pStyle w:val="Titolo3"/>
            </w:pPr>
            <w:bookmarkStart w:id="0" w:name="_Toc11315299"/>
            <w:bookmarkStart w:id="1" w:name="_GoBack"/>
            <w:r>
              <w:t xml:space="preserve">ATTREZZATURE: </w:t>
            </w:r>
            <w:bookmarkEnd w:id="0"/>
            <w:r>
              <w:t>BANCONE REFRIGERATO</w:t>
            </w:r>
          </w:p>
        </w:tc>
      </w:tr>
      <w:tr w:rsidR="009E16DD" w:rsidRPr="005B440D" w:rsidTr="00600825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E16DD" w:rsidRPr="006C1934" w:rsidRDefault="009E16DD" w:rsidP="00600825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6DD" w:rsidRDefault="009E16DD" w:rsidP="0060082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9E16DD" w:rsidRDefault="009E16DD" w:rsidP="0060082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9E16DD" w:rsidRPr="00671D56" w:rsidRDefault="009E16DD" w:rsidP="0060082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9E16DD" w:rsidRPr="00D72098" w:rsidTr="0060082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E16DD" w:rsidRPr="006C1934" w:rsidRDefault="009E16DD" w:rsidP="00600825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6DD" w:rsidRPr="00AC3990" w:rsidRDefault="009E16DD" w:rsidP="00600825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9E16DD" w:rsidRPr="00556339" w:rsidTr="0060082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E16DD" w:rsidRPr="006C1934" w:rsidRDefault="009E16DD" w:rsidP="00600825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6DD" w:rsidRDefault="009E16DD" w:rsidP="00600825">
            <w:pPr>
              <w:rPr>
                <w:caps/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:rsidR="009E16DD" w:rsidRDefault="009E16DD" w:rsidP="00600825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LESIONI</w:t>
            </w:r>
          </w:p>
          <w:p w:rsidR="009E16DD" w:rsidRPr="00AC3990" w:rsidRDefault="009E16DD" w:rsidP="00600825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USTIONI</w:t>
            </w:r>
          </w:p>
        </w:tc>
      </w:tr>
      <w:tr w:rsidR="009E16DD" w:rsidRPr="005B440D" w:rsidTr="0060082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E16DD" w:rsidRPr="006C1934" w:rsidRDefault="009E16DD" w:rsidP="00600825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6DD" w:rsidRPr="009E16DD" w:rsidRDefault="009E16DD" w:rsidP="00600825">
            <w:pPr>
              <w:suppressAutoHyphens w:val="0"/>
              <w:autoSpaceDN/>
              <w:jc w:val="both"/>
              <w:textAlignment w:val="auto"/>
              <w:rPr>
                <w:b/>
                <w:bCs/>
                <w:sz w:val="20"/>
                <w:szCs w:val="18"/>
              </w:rPr>
            </w:pPr>
          </w:p>
          <w:p w:rsidR="009E16DD" w:rsidRDefault="009E16DD" w:rsidP="009E16DD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rStyle w:val="fontstyle21"/>
                <w:rFonts w:ascii="Times New Roman" w:hAnsi="Times New Roman"/>
                <w:sz w:val="20"/>
                <w:szCs w:val="20"/>
              </w:rPr>
            </w:pP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Non posizionare il mobile ed esporlo direttamente ai raggi solari</w:t>
            </w:r>
            <w:r w:rsidRPr="009E16DD">
              <w:rPr>
                <w:rStyle w:val="fontstyle21"/>
                <w:rFonts w:ascii="Times New Roman" w:hAnsi="Times New Roman"/>
                <w:b/>
                <w:bCs/>
                <w:sz w:val="20"/>
                <w:szCs w:val="20"/>
              </w:rPr>
              <w:t>;</w:t>
            </w:r>
            <w:r w:rsidRPr="009E16DD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evitare espos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>i</w:t>
            </w:r>
            <w:r w:rsidRPr="009E16DD">
              <w:rPr>
                <w:rStyle w:val="fontstyle21"/>
                <w:rFonts w:ascii="Times New Roman" w:hAnsi="Times New Roman"/>
                <w:sz w:val="20"/>
                <w:szCs w:val="20"/>
              </w:rPr>
              <w:t>zione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9E16DD">
              <w:rPr>
                <w:rStyle w:val="fontstyle21"/>
                <w:rFonts w:ascii="Times New Roman" w:hAnsi="Times New Roman"/>
                <w:sz w:val="20"/>
                <w:szCs w:val="20"/>
              </w:rPr>
              <w:t>ad illuminazione ad incandescenza ad alta intensità, forni di cottura, o di riscaldamento.</w:t>
            </w:r>
          </w:p>
          <w:p w:rsidR="009E16DD" w:rsidRDefault="009E16DD" w:rsidP="009E16DD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rStyle w:val="fontstyle21"/>
                <w:rFonts w:ascii="Times New Roman" w:hAnsi="Times New Roman"/>
                <w:sz w:val="20"/>
                <w:szCs w:val="20"/>
              </w:rPr>
            </w:pP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Non posizionare il mobile vicino ad aperture in corrente d’aria</w:t>
            </w:r>
            <w:r w:rsidRPr="009E16DD">
              <w:rPr>
                <w:rStyle w:val="fontstyle21"/>
                <w:rFonts w:ascii="Times New Roman" w:hAnsi="Times New Roman"/>
                <w:b/>
                <w:bCs/>
                <w:sz w:val="20"/>
                <w:szCs w:val="20"/>
              </w:rPr>
              <w:t>,</w:t>
            </w:r>
            <w:r w:rsidRPr="009E16DD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tipo finestre o porte o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9E16DD">
              <w:rPr>
                <w:rStyle w:val="fontstyle21"/>
                <w:rFonts w:ascii="Times New Roman" w:hAnsi="Times New Roman"/>
                <w:sz w:val="20"/>
                <w:szCs w:val="20"/>
              </w:rPr>
              <w:t>ventilatori, o condizionatori dell'aria.</w:t>
            </w:r>
          </w:p>
          <w:p w:rsidR="009E16DD" w:rsidRPr="009E16DD" w:rsidRDefault="009E16DD" w:rsidP="009E16DD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</w:pP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Non ostruire le prese d’aria del</w:t>
            </w: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l</w:t>
            </w: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’unità refrigerante incorporata.</w:t>
            </w:r>
          </w:p>
          <w:p w:rsidR="009E16DD" w:rsidRPr="009E16DD" w:rsidRDefault="009E16DD" w:rsidP="009E16DD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rStyle w:val="fontstyle21"/>
                <w:rFonts w:ascii="Times New Roman" w:hAnsi="Times New Roman"/>
                <w:b/>
                <w:bCs/>
                <w:sz w:val="20"/>
                <w:szCs w:val="20"/>
              </w:rPr>
            </w:pP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Non appoggiare alcun tipo di materiale, scatoloni o altro, lasciando libero tutto</w:t>
            </w: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l’intero perimetro del mobile </w:t>
            </w:r>
            <w:r w:rsidRPr="009E16DD">
              <w:rPr>
                <w:rStyle w:val="fontstyle21"/>
                <w:rFonts w:ascii="Times New Roman" w:hAnsi="Times New Roman"/>
                <w:sz w:val="20"/>
                <w:szCs w:val="20"/>
              </w:rPr>
              <w:t>in modo che vi sia ricircolo d’aria.</w:t>
            </w:r>
          </w:p>
          <w:p w:rsidR="009E16DD" w:rsidRPr="009E16DD" w:rsidRDefault="009E16DD" w:rsidP="009E16DD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</w:pP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Non appoggiare sul piano di lavoro e/o sul vassoio di esposizione prodotto caldo e/o pentole calde</w:t>
            </w:r>
          </w:p>
          <w:p w:rsidR="009E16DD" w:rsidRPr="009E16DD" w:rsidRDefault="009E16DD" w:rsidP="009E16DD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</w:pP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Non posizionare il mobile frigorifero all’interno di un locale ad alta umidità relativa</w:t>
            </w:r>
          </w:p>
          <w:p w:rsidR="009E16DD" w:rsidRDefault="009E16DD" w:rsidP="009E16DD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rStyle w:val="fontstyle21"/>
                <w:rFonts w:ascii="Times New Roman" w:hAnsi="Times New Roman"/>
                <w:sz w:val="20"/>
                <w:szCs w:val="20"/>
              </w:rPr>
            </w:pP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Non posizionare il mobile frigorifero dentro una nicchia chiusa o a ridosso del muro,</w:t>
            </w:r>
            <w:r w:rsidRPr="009E16DD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9E16DD">
              <w:rPr>
                <w:rStyle w:val="fontstyle21"/>
                <w:rFonts w:ascii="Times New Roman" w:hAnsi="Times New Roman"/>
                <w:sz w:val="20"/>
                <w:szCs w:val="20"/>
              </w:rPr>
              <w:t>in quanto non essendoci ricircolo d’aria l’unità refrigerante potrebbe non funzionare.</w:t>
            </w:r>
          </w:p>
          <w:p w:rsidR="009E16DD" w:rsidRPr="009E16DD" w:rsidRDefault="009E16DD" w:rsidP="009E16DD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</w:pP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Tutte le operazioni di pulizia devono essere eseguite con unità ferma, togliendo tensione</w:t>
            </w: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sia al banco refrigerato che all'unità condensatrice.</w:t>
            </w:r>
          </w:p>
          <w:p w:rsidR="009E16DD" w:rsidRPr="009E16DD" w:rsidRDefault="009E16DD" w:rsidP="009E16DD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</w:pP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Si consiglia di eseguire le operazioni di pulizia utilizzando guanti da lavoro</w:t>
            </w:r>
          </w:p>
          <w:p w:rsidR="009E16DD" w:rsidRPr="009E16DD" w:rsidRDefault="009E16DD" w:rsidP="009E16DD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</w:pP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Fare attenzione, durante le operazioni di pulizia della vasca del banco frigorifero</w:t>
            </w:r>
            <w:r w:rsidRPr="009E16DD">
              <w:rPr>
                <w:rStyle w:val="fontstyle21"/>
                <w:rFonts w:ascii="Times New Roman" w:hAnsi="Times New Roman"/>
                <w:b/>
                <w:bCs/>
                <w:sz w:val="20"/>
                <w:szCs w:val="20"/>
              </w:rPr>
              <w:t>,</w:t>
            </w:r>
            <w:r w:rsidRPr="009E16DD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una</w:t>
            </w:r>
            <w:r w:rsidRPr="009E16DD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9E16DD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volta rimossi i piani di esposizione su cui è esposta la merce, bisogna porre </w:t>
            </w: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attenzione a non</w:t>
            </w: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ferirsi con le alette dell'evaporatore </w:t>
            </w:r>
            <w:r w:rsidRPr="009E16DD">
              <w:rPr>
                <w:rStyle w:val="fontstyle21"/>
                <w:rFonts w:ascii="Times New Roman" w:hAnsi="Times New Roman"/>
                <w:b/>
                <w:bCs/>
                <w:sz w:val="20"/>
                <w:szCs w:val="20"/>
              </w:rPr>
              <w:t>che</w:t>
            </w:r>
            <w:r w:rsidRPr="009E16DD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, visto il loro spessore è ridotto </w:t>
            </w: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sono taglienti; è</w:t>
            </w: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consigliabile l'uso di guanti da</w:t>
            </w:r>
            <w:r w:rsidRPr="009E16DD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lavoro. </w:t>
            </w:r>
          </w:p>
          <w:p w:rsidR="009E16DD" w:rsidRPr="009E16DD" w:rsidRDefault="009E16DD" w:rsidP="009E16DD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</w:pP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Attenzione non danneggiare e piegare le alette</w:t>
            </w: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dell'evaporatore ed i tubi del fluido refrigerante.</w:t>
            </w:r>
          </w:p>
          <w:p w:rsidR="009E16DD" w:rsidRPr="009E16DD" w:rsidRDefault="009E16DD" w:rsidP="009E16DD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</w:pP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Fare attenzione anche ai contorni delle placche espositive.</w:t>
            </w:r>
          </w:p>
          <w:p w:rsidR="009E16DD" w:rsidRDefault="009E16DD" w:rsidP="009E16DD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rStyle w:val="fontstyle21"/>
                <w:rFonts w:ascii="Times New Roman" w:hAnsi="Times New Roman"/>
                <w:sz w:val="20"/>
                <w:szCs w:val="20"/>
              </w:rPr>
            </w:pPr>
            <w:r w:rsidRPr="009E16DD">
              <w:rPr>
                <w:rStyle w:val="fontstyle21"/>
                <w:rFonts w:ascii="Times New Roman" w:hAnsi="Times New Roman"/>
                <w:sz w:val="20"/>
                <w:szCs w:val="20"/>
              </w:rPr>
              <w:t>La manutenzione di un banco adibito alla conservazione di prodotti quali carne, salumi e latticini, deve includere almeno una pulizia periodica settimanale della zona di carico per prevenire lo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9E16DD">
              <w:rPr>
                <w:rStyle w:val="fontstyle21"/>
                <w:rFonts w:ascii="Times New Roman" w:hAnsi="Times New Roman"/>
                <w:sz w:val="20"/>
                <w:szCs w:val="20"/>
              </w:rPr>
              <w:t>sviluppo e l'accumulo di batteri.</w:t>
            </w:r>
          </w:p>
          <w:p w:rsidR="009E16DD" w:rsidRDefault="009E16DD" w:rsidP="009E16DD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rStyle w:val="fontstyle21"/>
                <w:rFonts w:ascii="Times New Roman" w:hAnsi="Times New Roman"/>
                <w:sz w:val="20"/>
                <w:szCs w:val="20"/>
              </w:rPr>
            </w:pP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Un lavaggio settimanale è raccomandato</w:t>
            </w:r>
            <w:r w:rsidRPr="009E16DD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9E16DD">
              <w:rPr>
                <w:rStyle w:val="fontstyle21"/>
                <w:rFonts w:ascii="Times New Roman" w:hAnsi="Times New Roman"/>
                <w:sz w:val="20"/>
                <w:szCs w:val="20"/>
              </w:rPr>
              <w:t>per il fondo della vasca specialmente per i mobili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9E16DD">
              <w:rPr>
                <w:rStyle w:val="fontstyle21"/>
                <w:rFonts w:ascii="Times New Roman" w:hAnsi="Times New Roman"/>
                <w:sz w:val="20"/>
                <w:szCs w:val="20"/>
              </w:rPr>
              <w:t>soggetti a fuoriuscite di liquidi o di altri detriti di alimenti. Va fatta pulizia con detergente anche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9E16DD">
              <w:rPr>
                <w:rStyle w:val="fontstyle21"/>
                <w:rFonts w:ascii="Times New Roman" w:hAnsi="Times New Roman"/>
                <w:sz w:val="20"/>
                <w:szCs w:val="20"/>
              </w:rPr>
              <w:t>nelle zone esterne che circondano l'area espositiva: serve a mantenere il banco presentabile e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9E16DD">
              <w:rPr>
                <w:rStyle w:val="fontstyle21"/>
                <w:rFonts w:ascii="Times New Roman" w:hAnsi="Times New Roman"/>
                <w:sz w:val="20"/>
                <w:szCs w:val="20"/>
              </w:rPr>
              <w:t>previene la formazione di sporcizia</w:t>
            </w:r>
          </w:p>
          <w:p w:rsidR="009E16DD" w:rsidRPr="009E16DD" w:rsidRDefault="009E16DD" w:rsidP="009E16DD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</w:pP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L'installazione ed i collegamenti elettrici devono essere eseguiti attenendosi alle</w:t>
            </w: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norme elettriche vigenti in materia. Tali lavori saranno eseguiti da personale specializzato ed abilitato secondo le normative di legge vig</w:t>
            </w: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enti</w:t>
            </w:r>
          </w:p>
          <w:p w:rsidR="009E16DD" w:rsidRPr="009E16DD" w:rsidRDefault="009E16DD" w:rsidP="009E16DD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b/>
                <w:bCs/>
                <w:color w:val="000000"/>
                <w:sz w:val="20"/>
                <w:szCs w:val="20"/>
              </w:rPr>
            </w:pP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La spina elettrica del mobile frigorifero deve sempre essere collegata ad una presa</w:t>
            </w: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9E16DD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fissa. È vietato collegare la spina elettrica del mobile ad una prolunga e/o o riduttore.</w:t>
            </w:r>
          </w:p>
          <w:p w:rsidR="009E16DD" w:rsidRPr="009E16DD" w:rsidRDefault="009E16DD" w:rsidP="009E16DD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</w:p>
        </w:tc>
      </w:tr>
      <w:tr w:rsidR="009E16DD" w:rsidRPr="00212644" w:rsidTr="00600825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E16DD" w:rsidRPr="006C1934" w:rsidRDefault="009E16DD" w:rsidP="00600825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6DD" w:rsidRDefault="009E16DD" w:rsidP="00600825">
            <w:ins w:id="2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13E6901C" wp14:editId="0F333607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7" name="Immagine 7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9E16DD" w:rsidRDefault="009E16DD" w:rsidP="00600825"/>
          <w:p w:rsidR="009E16DD" w:rsidRPr="00671D56" w:rsidRDefault="009E16DD" w:rsidP="00600825"/>
        </w:tc>
      </w:tr>
      <w:tr w:rsidR="009E16DD" w:rsidRPr="00363F34" w:rsidTr="00600825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E16DD" w:rsidRDefault="009E16DD" w:rsidP="00600825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6DD" w:rsidRPr="009E16DD" w:rsidRDefault="009E16DD" w:rsidP="009E16DD">
            <w:pPr>
              <w:pStyle w:val="Paragrafoelenco"/>
              <w:numPr>
                <w:ilvl w:val="0"/>
                <w:numId w:val="4"/>
              </w:num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Guanti (durante le operazioni di pulizia e manutenzione)</w:t>
            </w:r>
          </w:p>
        </w:tc>
      </w:tr>
      <w:bookmarkEnd w:id="1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045770"/>
    <w:multiLevelType w:val="hybridMultilevel"/>
    <w:tmpl w:val="5B0EB7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9C3914"/>
    <w:multiLevelType w:val="hybridMultilevel"/>
    <w:tmpl w:val="0C30F3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7012B2"/>
    <w:multiLevelType w:val="hybridMultilevel"/>
    <w:tmpl w:val="FA0C5C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22100E"/>
    <w:multiLevelType w:val="hybridMultilevel"/>
    <w:tmpl w:val="16EE08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6DD"/>
    <w:rsid w:val="004F4F70"/>
    <w:rsid w:val="009E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BCFE0"/>
  <w15:chartTrackingRefBased/>
  <w15:docId w15:val="{C11D86CD-275F-4091-8A23-8A152CAE3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9E16DD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9E16DD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9E16DD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9E16DD"/>
    <w:pPr>
      <w:ind w:left="720"/>
    </w:pPr>
  </w:style>
  <w:style w:type="character" w:customStyle="1" w:styleId="fontstyle01">
    <w:name w:val="fontstyle01"/>
    <w:basedOn w:val="Carpredefinitoparagrafo"/>
    <w:rsid w:val="009E16DD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Carpredefinitoparagrafo"/>
    <w:rsid w:val="009E16DD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Carpredefinitoparagrafo"/>
    <w:rsid w:val="009E16DD"/>
    <w:rPr>
      <w:rFonts w:ascii="SymbolMT" w:hAnsi="Symbol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2020-02-13T08:36:00Z</dcterms:created>
  <dcterms:modified xsi:type="dcterms:W3CDTF">2020-02-13T08:44:00Z</dcterms:modified>
</cp:coreProperties>
</file>