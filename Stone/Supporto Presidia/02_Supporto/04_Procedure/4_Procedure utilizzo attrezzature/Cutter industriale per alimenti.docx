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62A43" w:rsidRPr="00FE26E4" w:rsidTr="007A0394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62A43" w:rsidRPr="00FE26E4" w:rsidRDefault="00A62A43" w:rsidP="009E37A8">
            <w:pPr>
              <w:pStyle w:val="Titolo3"/>
            </w:pPr>
            <w:bookmarkStart w:id="0" w:name="_Toc11235589"/>
            <w:bookmarkStart w:id="1" w:name="_Toc11315294"/>
            <w:r>
              <w:t xml:space="preserve">ATTREZZATURE: </w:t>
            </w:r>
            <w:bookmarkEnd w:id="0"/>
            <w:bookmarkEnd w:id="1"/>
            <w:r w:rsidR="009E37A8">
              <w:t>CUTTER PROFESSIONALE PER ALIMENTI</w:t>
            </w:r>
            <w:bookmarkStart w:id="2" w:name="_GoBack"/>
            <w:bookmarkEnd w:id="2"/>
            <w:r>
              <w:t xml:space="preserve"> </w:t>
            </w:r>
          </w:p>
        </w:tc>
      </w:tr>
      <w:tr w:rsidR="00A62A43" w:rsidRPr="00671D56" w:rsidTr="007A0394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62A43" w:rsidRPr="006C1934" w:rsidRDefault="00A62A43" w:rsidP="007A0394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A43" w:rsidRDefault="00A62A43" w:rsidP="007A039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A62A43" w:rsidRDefault="00A62A43" w:rsidP="007A039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A62A43" w:rsidRPr="00671D56" w:rsidRDefault="00A62A43" w:rsidP="007A039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A62A43" w:rsidRPr="00AC3990" w:rsidTr="007A039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62A43" w:rsidRPr="006C1934" w:rsidRDefault="00A62A43" w:rsidP="007A0394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A43" w:rsidRPr="00AC3990" w:rsidRDefault="00A62A43" w:rsidP="007A0394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A62A43" w:rsidRPr="00AC3990" w:rsidTr="007A039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62A43" w:rsidRPr="006C1934" w:rsidRDefault="00A62A43" w:rsidP="007A0394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A43" w:rsidRDefault="00A62A43" w:rsidP="007A0394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 xml:space="preserve">Utilizzo impianti </w:t>
            </w:r>
            <w:proofErr w:type="gramStart"/>
            <w:r w:rsidRPr="00F15A52">
              <w:rPr>
                <w:sz w:val="20"/>
                <w:szCs w:val="20"/>
              </w:rPr>
              <w:t>ed</w:t>
            </w:r>
            <w:proofErr w:type="gramEnd"/>
            <w:r w:rsidRPr="00F15A52">
              <w:rPr>
                <w:sz w:val="20"/>
                <w:szCs w:val="20"/>
              </w:rPr>
              <w:t xml:space="preserve">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A62A43" w:rsidRDefault="00A62A43" w:rsidP="007A0394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URTI, COLPI, IMPATTI, SCHIACCIAMENTI</w:t>
            </w:r>
          </w:p>
          <w:p w:rsidR="00A62A43" w:rsidRPr="00AC3990" w:rsidRDefault="00A62A43" w:rsidP="007A0394">
            <w:pPr>
              <w:rPr>
                <w:sz w:val="20"/>
                <w:szCs w:val="18"/>
              </w:rPr>
            </w:pPr>
            <w:r w:rsidRPr="00F15A52">
              <w:rPr>
                <w:sz w:val="20"/>
                <w:szCs w:val="20"/>
              </w:rPr>
              <w:t>ABRASIONI, TAGLI, CESOIAMENTI</w:t>
            </w:r>
          </w:p>
        </w:tc>
      </w:tr>
      <w:tr w:rsidR="00A62A43" w:rsidRPr="00A653D4" w:rsidTr="007A039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62A43" w:rsidRPr="006C1934" w:rsidRDefault="00A62A43" w:rsidP="007A0394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A43" w:rsidRDefault="0039639D" w:rsidP="009E37A8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ind w:left="776" w:hanging="426"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>La macchina è prevista per esser</w:t>
            </w:r>
            <w:r w:rsidRPr="0039639D">
              <w:rPr>
                <w:sz w:val="20"/>
                <w:szCs w:val="20"/>
              </w:rPr>
              <w:t xml:space="preserve">e condotta da un solo operatore </w:t>
            </w:r>
            <w:r w:rsidRPr="0039639D">
              <w:rPr>
                <w:sz w:val="20"/>
                <w:szCs w:val="20"/>
              </w:rPr>
              <w:t>addestrat</w:t>
            </w:r>
            <w:r w:rsidRPr="0039639D">
              <w:rPr>
                <w:sz w:val="20"/>
                <w:szCs w:val="20"/>
              </w:rPr>
              <w:t xml:space="preserve">o </w:t>
            </w:r>
            <w:proofErr w:type="gramStart"/>
            <w:r w:rsidRPr="0039639D">
              <w:rPr>
                <w:sz w:val="20"/>
                <w:szCs w:val="20"/>
              </w:rPr>
              <w:t>ed</w:t>
            </w:r>
            <w:proofErr w:type="gramEnd"/>
            <w:r w:rsidRPr="0039639D">
              <w:rPr>
                <w:sz w:val="20"/>
                <w:szCs w:val="20"/>
              </w:rPr>
              <w:t xml:space="preserve"> edotto sui rischi residui;</w:t>
            </w:r>
          </w:p>
          <w:p w:rsidR="0039639D" w:rsidRPr="0039639D" w:rsidRDefault="0039639D" w:rsidP="009E37A8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ind w:left="776" w:hanging="426"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 xml:space="preserve">L'operatore </w:t>
            </w:r>
            <w:r>
              <w:rPr>
                <w:sz w:val="20"/>
                <w:szCs w:val="20"/>
              </w:rPr>
              <w:t>deve</w:t>
            </w:r>
            <w:r w:rsidRPr="0039639D">
              <w:rPr>
                <w:sz w:val="20"/>
                <w:szCs w:val="20"/>
              </w:rPr>
              <w:t xml:space="preserve"> possedere almeno l'età minima prevista dalle leggi sociali nell'ambito del </w:t>
            </w:r>
            <w:proofErr w:type="gramStart"/>
            <w:r w:rsidRPr="0039639D">
              <w:rPr>
                <w:sz w:val="20"/>
                <w:szCs w:val="20"/>
              </w:rPr>
              <w:t>lavoro</w:t>
            </w:r>
            <w:proofErr w:type="gramEnd"/>
            <w:r w:rsidRPr="0039639D">
              <w:rPr>
                <w:sz w:val="20"/>
                <w:szCs w:val="20"/>
              </w:rPr>
              <w:t xml:space="preserve"> </w:t>
            </w:r>
          </w:p>
          <w:p w:rsidR="0039639D" w:rsidRDefault="0039639D" w:rsidP="009E37A8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ind w:left="776" w:hanging="426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L’operatore deve aver fruito della </w:t>
            </w:r>
            <w:r w:rsidRPr="0039639D">
              <w:rPr>
                <w:sz w:val="20"/>
                <w:szCs w:val="20"/>
              </w:rPr>
              <w:t>necessaria preparazione tecnica almeno da un operatore più esperto che lo abbia preliminarmente addestrato all'uso corretto</w:t>
            </w:r>
            <w:r>
              <w:rPr>
                <w:sz w:val="20"/>
                <w:szCs w:val="20"/>
              </w:rPr>
              <w:t xml:space="preserve"> </w:t>
            </w:r>
            <w:r w:rsidRPr="0039639D">
              <w:rPr>
                <w:sz w:val="20"/>
                <w:szCs w:val="20"/>
              </w:rPr>
              <w:t xml:space="preserve">della </w:t>
            </w:r>
            <w:proofErr w:type="gramStart"/>
            <w:r w:rsidRPr="0039639D">
              <w:rPr>
                <w:sz w:val="20"/>
                <w:szCs w:val="20"/>
              </w:rPr>
              <w:t>macchina</w:t>
            </w:r>
            <w:proofErr w:type="gramEnd"/>
          </w:p>
          <w:p w:rsidR="0039639D" w:rsidRDefault="0039639D" w:rsidP="009E37A8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ind w:left="776" w:hanging="426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macchina n</w:t>
            </w:r>
            <w:r w:rsidRPr="0039639D">
              <w:rPr>
                <w:sz w:val="20"/>
                <w:szCs w:val="20"/>
              </w:rPr>
              <w:t>on deve essere fatta funzionare con parametri diversi da quel</w:t>
            </w:r>
            <w:r>
              <w:rPr>
                <w:sz w:val="20"/>
                <w:szCs w:val="20"/>
              </w:rPr>
              <w:t xml:space="preserve">li riportati nella tabella delle </w:t>
            </w:r>
            <w:r w:rsidRPr="0039639D">
              <w:rPr>
                <w:sz w:val="20"/>
                <w:szCs w:val="20"/>
              </w:rPr>
              <w:t xml:space="preserve">caratteristiche </w:t>
            </w:r>
            <w:proofErr w:type="gramStart"/>
            <w:r w:rsidRPr="0039639D">
              <w:rPr>
                <w:sz w:val="20"/>
                <w:szCs w:val="20"/>
              </w:rPr>
              <w:t>tecniche</w:t>
            </w:r>
            <w:proofErr w:type="gramEnd"/>
          </w:p>
          <w:p w:rsidR="0039639D" w:rsidRDefault="0039639D" w:rsidP="009E37A8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ind w:left="776" w:hanging="426"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 xml:space="preserve">Le lame non devono essere fatte funzionare a </w:t>
            </w:r>
            <w:proofErr w:type="gramStart"/>
            <w:r w:rsidRPr="0039639D">
              <w:rPr>
                <w:sz w:val="20"/>
                <w:szCs w:val="20"/>
              </w:rPr>
              <w:t>vuoto</w:t>
            </w:r>
            <w:proofErr w:type="gramEnd"/>
          </w:p>
          <w:p w:rsid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 xml:space="preserve">Non manomettere o deteriorare volutamente né rimuovere o nascondere le </w:t>
            </w:r>
            <w:proofErr w:type="gramStart"/>
            <w:r w:rsidRPr="0039639D">
              <w:rPr>
                <w:sz w:val="20"/>
                <w:szCs w:val="20"/>
              </w:rPr>
              <w:t>etichette</w:t>
            </w:r>
            <w:proofErr w:type="gramEnd"/>
          </w:p>
          <w:p w:rsid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 xml:space="preserve">È vietato spostare la macchina quando è allacciata all’alimentazione </w:t>
            </w:r>
            <w:proofErr w:type="gramStart"/>
            <w:r w:rsidRPr="0039639D">
              <w:rPr>
                <w:sz w:val="20"/>
                <w:szCs w:val="20"/>
              </w:rPr>
              <w:t>elettrica</w:t>
            </w:r>
            <w:proofErr w:type="gramEnd"/>
          </w:p>
          <w:p w:rsid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>È vietato tirare il cavo di alimentazione elettrica o la macchina per scollegare la spina di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39639D">
              <w:rPr>
                <w:sz w:val="20"/>
                <w:szCs w:val="20"/>
              </w:rPr>
              <w:t>alimentazione</w:t>
            </w:r>
            <w:proofErr w:type="gramEnd"/>
          </w:p>
          <w:p w:rsid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 xml:space="preserve">È vietato porre dei pesi sulla macchina o sul cavo di alimentazione </w:t>
            </w:r>
            <w:proofErr w:type="gramStart"/>
            <w:r w:rsidRPr="0039639D">
              <w:rPr>
                <w:sz w:val="20"/>
                <w:szCs w:val="20"/>
              </w:rPr>
              <w:t>elettrica</w:t>
            </w:r>
            <w:proofErr w:type="gramEnd"/>
          </w:p>
          <w:p w:rsid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 xml:space="preserve">È vietato </w:t>
            </w:r>
            <w:proofErr w:type="gramStart"/>
            <w:r w:rsidRPr="0039639D">
              <w:rPr>
                <w:sz w:val="20"/>
                <w:szCs w:val="20"/>
              </w:rPr>
              <w:t>posizionare</w:t>
            </w:r>
            <w:proofErr w:type="gramEnd"/>
            <w:r w:rsidRPr="0039639D">
              <w:rPr>
                <w:sz w:val="20"/>
                <w:szCs w:val="20"/>
              </w:rPr>
              <w:t xml:space="preserve"> il cavo di alimentazione elettrica su parti taglienti o con pericolo di ustione</w:t>
            </w:r>
          </w:p>
          <w:p w:rsid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 xml:space="preserve">È vietato l’impiego della macchina con il cavo di alimentazione elettrica </w:t>
            </w:r>
            <w:proofErr w:type="gramStart"/>
            <w:r w:rsidRPr="0039639D">
              <w:rPr>
                <w:sz w:val="20"/>
                <w:szCs w:val="20"/>
              </w:rPr>
              <w:t>od</w:t>
            </w:r>
            <w:proofErr w:type="gramEnd"/>
            <w:r w:rsidRPr="0039639D">
              <w:rPr>
                <w:sz w:val="20"/>
                <w:szCs w:val="20"/>
              </w:rPr>
              <w:t xml:space="preserve"> i dispositivi di</w:t>
            </w:r>
            <w:r>
              <w:rPr>
                <w:sz w:val="20"/>
                <w:szCs w:val="20"/>
              </w:rPr>
              <w:t xml:space="preserve"> </w:t>
            </w:r>
            <w:r w:rsidRPr="0039639D">
              <w:rPr>
                <w:sz w:val="20"/>
                <w:szCs w:val="20"/>
              </w:rPr>
              <w:t>comando danneggiati e non integri</w:t>
            </w:r>
          </w:p>
          <w:p w:rsid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>È vietato lasciare la macchina spenta con il cavo di alimentazione elettrica allacciato alla spina di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39639D">
              <w:rPr>
                <w:sz w:val="20"/>
                <w:szCs w:val="20"/>
              </w:rPr>
              <w:t>alimentazione</w:t>
            </w:r>
            <w:proofErr w:type="gramEnd"/>
          </w:p>
          <w:p w:rsid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 xml:space="preserve">È vietato lasciare la macchina caricata </w:t>
            </w:r>
            <w:proofErr w:type="gramStart"/>
            <w:r w:rsidRPr="0039639D">
              <w:rPr>
                <w:sz w:val="20"/>
                <w:szCs w:val="20"/>
              </w:rPr>
              <w:t>incustodita</w:t>
            </w:r>
            <w:proofErr w:type="gramEnd"/>
          </w:p>
          <w:p w:rsid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 xml:space="preserve">È vietato </w:t>
            </w:r>
            <w:proofErr w:type="gramStart"/>
            <w:r w:rsidRPr="0039639D">
              <w:rPr>
                <w:sz w:val="20"/>
                <w:szCs w:val="20"/>
              </w:rPr>
              <w:t>posizionare</w:t>
            </w:r>
            <w:proofErr w:type="gramEnd"/>
            <w:r w:rsidRPr="0039639D">
              <w:rPr>
                <w:sz w:val="20"/>
                <w:szCs w:val="20"/>
              </w:rPr>
              <w:t xml:space="preserve"> la macchina sopra oggetti diversi da un banco di lavoro impiegato nel</w:t>
            </w:r>
            <w:r>
              <w:rPr>
                <w:sz w:val="20"/>
                <w:szCs w:val="20"/>
              </w:rPr>
              <w:t xml:space="preserve"> </w:t>
            </w:r>
            <w:r w:rsidRPr="0039639D">
              <w:rPr>
                <w:sz w:val="20"/>
                <w:szCs w:val="20"/>
              </w:rPr>
              <w:t>settore alimentare di altezza compresa tra 900 - 1100mm dal piano di calpestio</w:t>
            </w:r>
          </w:p>
          <w:p w:rsid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 xml:space="preserve">È vietato infilare qualsiasi tipo di oggetto sotto il basamento della macchina o </w:t>
            </w:r>
            <w:proofErr w:type="gramStart"/>
            <w:r w:rsidRPr="0039639D">
              <w:rPr>
                <w:sz w:val="20"/>
                <w:szCs w:val="20"/>
              </w:rPr>
              <w:t>posizionare</w:t>
            </w:r>
            <w:proofErr w:type="gramEnd"/>
            <w:r w:rsidRPr="0039639D">
              <w:rPr>
                <w:sz w:val="20"/>
                <w:szCs w:val="20"/>
              </w:rPr>
              <w:t xml:space="preserve"> panni o</w:t>
            </w:r>
            <w:r>
              <w:rPr>
                <w:sz w:val="20"/>
                <w:szCs w:val="20"/>
              </w:rPr>
              <w:t xml:space="preserve"> </w:t>
            </w:r>
            <w:r w:rsidRPr="0039639D">
              <w:rPr>
                <w:sz w:val="20"/>
                <w:szCs w:val="20"/>
              </w:rPr>
              <w:t>altro tra i piedini di appoggio della macchina ed il banco di lavoro</w:t>
            </w:r>
          </w:p>
          <w:p w:rsidR="0039639D" w:rsidRP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>È vietato l’impiego di sostanze infiammabili, corrosive o nocive per la pulizia</w:t>
            </w:r>
            <w:proofErr w:type="gramStart"/>
            <w:r w:rsidRPr="0039639D">
              <w:rPr>
                <w:sz w:val="20"/>
                <w:szCs w:val="20"/>
              </w:rPr>
              <w:t>,</w:t>
            </w:r>
            <w:proofErr w:type="gramEnd"/>
          </w:p>
          <w:p w:rsidR="0039639D" w:rsidRP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>È vietato immergere la macchina in acqua o altri liquidi;</w:t>
            </w:r>
          </w:p>
          <w:p w:rsidR="0039639D" w:rsidRP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>È vietato l’impiego a personale non autorizzato e con vestiario diverso da quello indicato per l’uso</w:t>
            </w:r>
            <w:proofErr w:type="gramStart"/>
            <w:r w:rsidRPr="0039639D">
              <w:rPr>
                <w:sz w:val="20"/>
                <w:szCs w:val="20"/>
              </w:rPr>
              <w:t>,</w:t>
            </w:r>
            <w:proofErr w:type="gramEnd"/>
          </w:p>
          <w:p w:rsid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 xml:space="preserve">È vietato introdurre nella bocca di carico, prodotti </w:t>
            </w:r>
            <w:proofErr w:type="gramStart"/>
            <w:r w:rsidRPr="0039639D">
              <w:rPr>
                <w:sz w:val="20"/>
                <w:szCs w:val="20"/>
              </w:rPr>
              <w:t>od</w:t>
            </w:r>
            <w:proofErr w:type="gramEnd"/>
            <w:r w:rsidRPr="0039639D">
              <w:rPr>
                <w:sz w:val="20"/>
                <w:szCs w:val="20"/>
              </w:rPr>
              <w:t xml:space="preserve"> oggetti aventi caratteristiche diverse da</w:t>
            </w:r>
            <w:r>
              <w:rPr>
                <w:sz w:val="20"/>
                <w:szCs w:val="20"/>
              </w:rPr>
              <w:t xml:space="preserve"> </w:t>
            </w:r>
            <w:r w:rsidRPr="0039639D">
              <w:rPr>
                <w:sz w:val="20"/>
                <w:szCs w:val="20"/>
              </w:rPr>
              <w:t>quelle indicate nell’uso normale, quali per es. Ossa, carne congelata, prodotti non alimentari, od altri</w:t>
            </w:r>
            <w:r>
              <w:rPr>
                <w:sz w:val="20"/>
                <w:szCs w:val="20"/>
              </w:rPr>
              <w:t xml:space="preserve"> </w:t>
            </w:r>
            <w:r w:rsidRPr="0039639D">
              <w:rPr>
                <w:sz w:val="20"/>
                <w:szCs w:val="20"/>
              </w:rPr>
              <w:t xml:space="preserve">oggetti quali sciarpe, </w:t>
            </w:r>
            <w:proofErr w:type="spellStart"/>
            <w:r w:rsidRPr="0039639D">
              <w:rPr>
                <w:sz w:val="20"/>
                <w:szCs w:val="20"/>
              </w:rPr>
              <w:t>etc</w:t>
            </w:r>
            <w:proofErr w:type="spellEnd"/>
            <w:r w:rsidRPr="0039639D">
              <w:rPr>
                <w:sz w:val="20"/>
                <w:szCs w:val="20"/>
              </w:rPr>
              <w:t>…,</w:t>
            </w:r>
          </w:p>
          <w:p w:rsidR="0039639D" w:rsidRP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>È vietato introdurre nella zona di taglio entro la vasca e nella bocca di scarico, le mani o qualsiasi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39639D">
              <w:rPr>
                <w:sz w:val="20"/>
                <w:szCs w:val="20"/>
              </w:rPr>
              <w:t>altre parte</w:t>
            </w:r>
            <w:proofErr w:type="gramEnd"/>
            <w:r w:rsidRPr="0039639D">
              <w:rPr>
                <w:sz w:val="20"/>
                <w:szCs w:val="20"/>
              </w:rPr>
              <w:t xml:space="preserve"> del corpo, per rimuovere il prodotto alimentare tagliato;</w:t>
            </w:r>
          </w:p>
          <w:p w:rsidR="0039639D" w:rsidRP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>È vietato rimuovere il coperchio bloccato alla vasca e la vasca bloccata alla macchina durante la</w:t>
            </w:r>
            <w:r>
              <w:rPr>
                <w:sz w:val="20"/>
                <w:szCs w:val="20"/>
              </w:rPr>
              <w:t xml:space="preserve"> </w:t>
            </w:r>
            <w:r w:rsidRPr="0039639D">
              <w:rPr>
                <w:sz w:val="20"/>
                <w:szCs w:val="20"/>
              </w:rPr>
              <w:t>lavorazione della macchina o comunque quando è stato depositato del prodotto alimentare da lavorare</w:t>
            </w:r>
            <w:proofErr w:type="gramStart"/>
            <w:r w:rsidRPr="0039639D">
              <w:rPr>
                <w:sz w:val="20"/>
                <w:szCs w:val="20"/>
              </w:rPr>
              <w:t>,</w:t>
            </w:r>
            <w:proofErr w:type="gramEnd"/>
          </w:p>
          <w:p w:rsidR="0039639D" w:rsidRP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>È vietato durante il funzionamento tentare di aprire o sollevare il coperchio o la vasca, rovesciare</w:t>
            </w:r>
            <w:r>
              <w:rPr>
                <w:sz w:val="20"/>
                <w:szCs w:val="20"/>
              </w:rPr>
              <w:t xml:space="preserve"> </w:t>
            </w:r>
            <w:r w:rsidRPr="0039639D">
              <w:rPr>
                <w:sz w:val="20"/>
                <w:szCs w:val="20"/>
              </w:rPr>
              <w:t>o ribaltare la macchina;</w:t>
            </w:r>
          </w:p>
          <w:p w:rsidR="0039639D" w:rsidRP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>È vietato sbloccare il coperchio bloccato alla vasca o sbloccare la vasca bloccata alla macchina</w:t>
            </w:r>
            <w:r>
              <w:rPr>
                <w:sz w:val="20"/>
                <w:szCs w:val="20"/>
              </w:rPr>
              <w:t xml:space="preserve"> </w:t>
            </w:r>
            <w:r w:rsidRPr="0039639D">
              <w:rPr>
                <w:sz w:val="20"/>
                <w:szCs w:val="20"/>
              </w:rPr>
              <w:t xml:space="preserve">sia durante la lavorazione e comunque prima di </w:t>
            </w:r>
            <w:proofErr w:type="gramStart"/>
            <w:r w:rsidRPr="0039639D">
              <w:rPr>
                <w:sz w:val="20"/>
                <w:szCs w:val="20"/>
              </w:rPr>
              <w:t>5</w:t>
            </w:r>
            <w:proofErr w:type="gramEnd"/>
            <w:r w:rsidRPr="0039639D">
              <w:rPr>
                <w:sz w:val="20"/>
                <w:szCs w:val="20"/>
              </w:rPr>
              <w:t xml:space="preserve"> sec dal comando di arresto della macchina,</w:t>
            </w:r>
          </w:p>
          <w:p w:rsidR="0039639D" w:rsidRP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>È vietato il funzionamento con i ripari di protezione fissi e mobili non bloccati correttamente o</w:t>
            </w:r>
            <w:r>
              <w:rPr>
                <w:sz w:val="20"/>
                <w:szCs w:val="20"/>
              </w:rPr>
              <w:t xml:space="preserve"> </w:t>
            </w:r>
            <w:r w:rsidRPr="0039639D">
              <w:rPr>
                <w:sz w:val="20"/>
                <w:szCs w:val="20"/>
              </w:rPr>
              <w:t>asportati;</w:t>
            </w:r>
          </w:p>
          <w:p w:rsidR="0039639D" w:rsidRP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>È vietata la parziale rimozione delle protezioni e delle segnalazioni di pericolo.</w:t>
            </w:r>
          </w:p>
          <w:p w:rsidR="0039639D" w:rsidRP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 xml:space="preserve">È vietato il funzionamento senza che siano stati adottati da parte dell’utilizzatore </w:t>
            </w:r>
            <w:r w:rsidRPr="0039639D">
              <w:rPr>
                <w:sz w:val="20"/>
                <w:szCs w:val="20"/>
              </w:rPr>
              <w:lastRenderedPageBreak/>
              <w:t>tutti i provvedimenti</w:t>
            </w:r>
            <w:r>
              <w:rPr>
                <w:sz w:val="20"/>
                <w:szCs w:val="20"/>
              </w:rPr>
              <w:t xml:space="preserve"> </w:t>
            </w:r>
            <w:r w:rsidRPr="0039639D">
              <w:rPr>
                <w:sz w:val="20"/>
                <w:szCs w:val="20"/>
              </w:rPr>
              <w:t>circa l’eliminazione dei rischi residui</w:t>
            </w:r>
            <w:proofErr w:type="gramStart"/>
            <w:r w:rsidRPr="0039639D">
              <w:rPr>
                <w:sz w:val="20"/>
                <w:szCs w:val="20"/>
              </w:rPr>
              <w:t>,</w:t>
            </w:r>
            <w:proofErr w:type="gramEnd"/>
          </w:p>
          <w:p w:rsid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 xml:space="preserve">È vietato fumare </w:t>
            </w:r>
            <w:proofErr w:type="gramStart"/>
            <w:r w:rsidRPr="0039639D">
              <w:rPr>
                <w:sz w:val="20"/>
                <w:szCs w:val="20"/>
              </w:rPr>
              <w:t>od</w:t>
            </w:r>
            <w:proofErr w:type="gramEnd"/>
            <w:r w:rsidRPr="0039639D">
              <w:rPr>
                <w:sz w:val="20"/>
                <w:szCs w:val="20"/>
              </w:rPr>
              <w:t xml:space="preserve"> usare apparecchi a fiamma libera e manipolare materiali incandescenti, a</w:t>
            </w:r>
            <w:r>
              <w:rPr>
                <w:sz w:val="20"/>
                <w:szCs w:val="20"/>
              </w:rPr>
              <w:t xml:space="preserve"> </w:t>
            </w:r>
            <w:r w:rsidRPr="0039639D">
              <w:rPr>
                <w:sz w:val="20"/>
                <w:szCs w:val="20"/>
              </w:rPr>
              <w:t>meno che non siano adottate idonee misure di sicurezza,</w:t>
            </w:r>
          </w:p>
          <w:p w:rsid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 xml:space="preserve">Le protezioni </w:t>
            </w:r>
            <w:proofErr w:type="gramStart"/>
            <w:r w:rsidRPr="0039639D">
              <w:rPr>
                <w:sz w:val="20"/>
                <w:szCs w:val="20"/>
              </w:rPr>
              <w:t>ed</w:t>
            </w:r>
            <w:proofErr w:type="gramEnd"/>
            <w:r w:rsidRPr="0039639D">
              <w:rPr>
                <w:sz w:val="20"/>
                <w:szCs w:val="20"/>
              </w:rPr>
              <w:t xml:space="preserve"> i dispositivi di sicurezza della macchina non devono essere rimossi</w:t>
            </w:r>
          </w:p>
          <w:p w:rsidR="009E37A8" w:rsidRPr="009E37A8" w:rsidRDefault="009E37A8" w:rsidP="009E37A8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37A8">
              <w:rPr>
                <w:sz w:val="20"/>
                <w:szCs w:val="20"/>
              </w:rPr>
              <w:t xml:space="preserve">Qualora essi debbano essere rimossi per esigenze di manutenzione </w:t>
            </w:r>
            <w:proofErr w:type="gramStart"/>
            <w:r w:rsidRPr="009E37A8">
              <w:rPr>
                <w:sz w:val="20"/>
                <w:szCs w:val="20"/>
              </w:rPr>
              <w:t>straordinaria</w:t>
            </w:r>
            <w:proofErr w:type="gramEnd"/>
            <w:r w:rsidRPr="009E37A8">
              <w:rPr>
                <w:sz w:val="20"/>
                <w:szCs w:val="20"/>
              </w:rPr>
              <w:t xml:space="preserve"> dovranno essere</w:t>
            </w:r>
            <w:r>
              <w:rPr>
                <w:sz w:val="20"/>
                <w:szCs w:val="20"/>
              </w:rPr>
              <w:t xml:space="preserve"> </w:t>
            </w:r>
            <w:r w:rsidRPr="009E37A8">
              <w:rPr>
                <w:sz w:val="20"/>
                <w:szCs w:val="20"/>
              </w:rPr>
              <w:t>immediatamente adottate misure atte a mettere in evidenza e a ridurre al limite minimo possibile il</w:t>
            </w:r>
            <w:r>
              <w:rPr>
                <w:sz w:val="20"/>
                <w:szCs w:val="20"/>
              </w:rPr>
              <w:t xml:space="preserve"> </w:t>
            </w:r>
            <w:r w:rsidRPr="009E37A8">
              <w:rPr>
                <w:sz w:val="20"/>
                <w:szCs w:val="20"/>
              </w:rPr>
              <w:t>pericolo che ne deriva.</w:t>
            </w:r>
          </w:p>
          <w:p w:rsidR="009E37A8" w:rsidRPr="009E37A8" w:rsidRDefault="009E37A8" w:rsidP="009E37A8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37A8">
              <w:rPr>
                <w:sz w:val="20"/>
                <w:szCs w:val="20"/>
              </w:rPr>
              <w:t>La rimessa in posto della protezione o del dispositivo di sicurezza deve avvenire non appena siano cessate le</w:t>
            </w:r>
            <w:r>
              <w:rPr>
                <w:sz w:val="20"/>
                <w:szCs w:val="20"/>
              </w:rPr>
              <w:t xml:space="preserve"> </w:t>
            </w:r>
            <w:r w:rsidRPr="009E37A8">
              <w:rPr>
                <w:sz w:val="20"/>
                <w:szCs w:val="20"/>
              </w:rPr>
              <w:t xml:space="preserve">ragioni che hanno </w:t>
            </w:r>
            <w:proofErr w:type="gramStart"/>
            <w:r w:rsidRPr="009E37A8">
              <w:rPr>
                <w:sz w:val="20"/>
                <w:szCs w:val="20"/>
              </w:rPr>
              <w:t>resa</w:t>
            </w:r>
            <w:proofErr w:type="gramEnd"/>
            <w:r w:rsidRPr="009E37A8">
              <w:rPr>
                <w:sz w:val="20"/>
                <w:szCs w:val="20"/>
              </w:rPr>
              <w:t xml:space="preserve"> necessaria la loro temporanea rimozione.</w:t>
            </w:r>
          </w:p>
          <w:p w:rsidR="009E37A8" w:rsidRDefault="009E37A8" w:rsidP="009E37A8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37A8">
              <w:rPr>
                <w:sz w:val="20"/>
                <w:szCs w:val="20"/>
              </w:rPr>
              <w:t xml:space="preserve">Tutti i dispositivi di protezione e di sicurezza della macchina, sia elettrici </w:t>
            </w:r>
            <w:proofErr w:type="gramStart"/>
            <w:r w:rsidRPr="009E37A8">
              <w:rPr>
                <w:sz w:val="20"/>
                <w:szCs w:val="20"/>
              </w:rPr>
              <w:t>che</w:t>
            </w:r>
            <w:proofErr w:type="gramEnd"/>
            <w:r w:rsidRPr="009E37A8">
              <w:rPr>
                <w:sz w:val="20"/>
                <w:szCs w:val="20"/>
              </w:rPr>
              <w:t xml:space="preserve"> meccanici, devono essere</w:t>
            </w:r>
            <w:r>
              <w:rPr>
                <w:sz w:val="20"/>
                <w:szCs w:val="20"/>
              </w:rPr>
              <w:t xml:space="preserve"> </w:t>
            </w:r>
            <w:r w:rsidRPr="009E37A8">
              <w:rPr>
                <w:sz w:val="20"/>
                <w:szCs w:val="20"/>
              </w:rPr>
              <w:t>mantenuti in condizioni di perfetta e costante efficienza.</w:t>
            </w:r>
          </w:p>
          <w:p w:rsidR="009E37A8" w:rsidRDefault="009E37A8" w:rsidP="009E37A8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37A8">
              <w:rPr>
                <w:sz w:val="20"/>
                <w:szCs w:val="20"/>
              </w:rPr>
              <w:t xml:space="preserve">Le operazioni di montaggio / smontaggio di qualsiasi organo della macchina vanno </w:t>
            </w:r>
            <w:proofErr w:type="gramStart"/>
            <w:r w:rsidRPr="009E37A8">
              <w:rPr>
                <w:sz w:val="20"/>
                <w:szCs w:val="20"/>
              </w:rPr>
              <w:t>effettuate</w:t>
            </w:r>
            <w:proofErr w:type="gramEnd"/>
            <w:r w:rsidRPr="009E37A8">
              <w:rPr>
                <w:sz w:val="20"/>
                <w:szCs w:val="20"/>
              </w:rPr>
              <w:t xml:space="preserve"> a macchina</w:t>
            </w:r>
            <w:r>
              <w:rPr>
                <w:sz w:val="20"/>
                <w:szCs w:val="20"/>
              </w:rPr>
              <w:t xml:space="preserve"> </w:t>
            </w:r>
            <w:r w:rsidRPr="009E37A8">
              <w:rPr>
                <w:sz w:val="20"/>
                <w:szCs w:val="20"/>
              </w:rPr>
              <w:t>ferma e con la spina scollegata dalla presa, ovvero con il dispositivo di sezionamento in OFF.</w:t>
            </w:r>
          </w:p>
          <w:p w:rsidR="009E37A8" w:rsidRDefault="009E37A8" w:rsidP="009E37A8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37A8">
              <w:rPr>
                <w:sz w:val="20"/>
                <w:szCs w:val="20"/>
              </w:rPr>
              <w:t xml:space="preserve">E’ vietato pulire a mano gli organi e gli elementi in </w:t>
            </w:r>
            <w:proofErr w:type="gramStart"/>
            <w:r w:rsidRPr="009E37A8">
              <w:rPr>
                <w:sz w:val="20"/>
                <w:szCs w:val="20"/>
              </w:rPr>
              <w:t>moto</w:t>
            </w:r>
            <w:proofErr w:type="gramEnd"/>
          </w:p>
          <w:p w:rsidR="009E37A8" w:rsidRPr="009E37A8" w:rsidRDefault="009E37A8" w:rsidP="009E37A8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9E37A8">
              <w:rPr>
                <w:sz w:val="20"/>
                <w:szCs w:val="20"/>
              </w:rPr>
              <w:t>Tutti gli interventi di pulizia devono essere messi in atto solo ed esclusivamente, dopo aver scaricato la</w:t>
            </w:r>
            <w:r>
              <w:rPr>
                <w:sz w:val="20"/>
                <w:szCs w:val="20"/>
              </w:rPr>
              <w:t xml:space="preserve"> </w:t>
            </w:r>
            <w:r w:rsidRPr="009E37A8">
              <w:rPr>
                <w:sz w:val="20"/>
                <w:szCs w:val="20"/>
              </w:rPr>
              <w:t xml:space="preserve">macchina con il prodotto alimentare in lavorazione </w:t>
            </w:r>
            <w:proofErr w:type="gramStart"/>
            <w:r w:rsidRPr="009E37A8">
              <w:rPr>
                <w:sz w:val="20"/>
                <w:szCs w:val="20"/>
              </w:rPr>
              <w:t>ed</w:t>
            </w:r>
            <w:proofErr w:type="gramEnd"/>
            <w:r w:rsidRPr="009E37A8">
              <w:rPr>
                <w:sz w:val="20"/>
                <w:szCs w:val="20"/>
              </w:rPr>
              <w:t xml:space="preserve"> averla isolata dalla fonte di alimentazione</w:t>
            </w:r>
            <w:r>
              <w:rPr>
                <w:sz w:val="20"/>
                <w:szCs w:val="20"/>
              </w:rPr>
              <w:t xml:space="preserve"> </w:t>
            </w:r>
            <w:r w:rsidRPr="009E37A8">
              <w:rPr>
                <w:sz w:val="20"/>
                <w:szCs w:val="20"/>
              </w:rPr>
              <w:t>elettrica e di energia esterne.</w:t>
            </w:r>
          </w:p>
          <w:p w:rsidR="0039639D" w:rsidRDefault="0039639D" w:rsidP="0039639D">
            <w:pPr>
              <w:suppressAutoHyphens w:val="0"/>
              <w:autoSpaceDN/>
              <w:ind w:left="360"/>
              <w:jc w:val="both"/>
              <w:textAlignment w:val="auto"/>
              <w:rPr>
                <w:sz w:val="20"/>
                <w:szCs w:val="20"/>
              </w:rPr>
            </w:pPr>
          </w:p>
          <w:p w:rsidR="0039639D" w:rsidRPr="0039639D" w:rsidRDefault="0039639D" w:rsidP="0039639D">
            <w:pPr>
              <w:suppressAutoHyphens w:val="0"/>
              <w:autoSpaceDN/>
              <w:ind w:left="360"/>
              <w:jc w:val="both"/>
              <w:textAlignment w:val="auto"/>
              <w:rPr>
                <w:b/>
                <w:sz w:val="20"/>
                <w:szCs w:val="20"/>
              </w:rPr>
            </w:pPr>
            <w:r w:rsidRPr="0039639D">
              <w:rPr>
                <w:b/>
                <w:sz w:val="20"/>
                <w:szCs w:val="20"/>
              </w:rPr>
              <w:t>RISCHI RESIDUI</w:t>
            </w:r>
          </w:p>
          <w:p w:rsidR="0039639D" w:rsidRP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>Per qualsiasi evenienza l'operatore non deve mai tentare di aprire o rimuovere un riparo fisso o mobile o</w:t>
            </w:r>
            <w:r>
              <w:rPr>
                <w:sz w:val="20"/>
                <w:szCs w:val="20"/>
              </w:rPr>
              <w:t xml:space="preserve"> </w:t>
            </w:r>
            <w:r w:rsidRPr="0039639D">
              <w:rPr>
                <w:sz w:val="20"/>
                <w:szCs w:val="20"/>
              </w:rPr>
              <w:t>manomettere un dispositivo di sicurezza.</w:t>
            </w:r>
          </w:p>
          <w:p w:rsidR="0039639D" w:rsidRP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>Nella fase di attrezzaggio, di manutenzione, di sostituzione degli utensili e di pulizia, e durante tutte le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39639D">
              <w:rPr>
                <w:sz w:val="20"/>
                <w:szCs w:val="20"/>
              </w:rPr>
              <w:t>ulteriori</w:t>
            </w:r>
            <w:proofErr w:type="gramEnd"/>
            <w:r w:rsidRPr="0039639D">
              <w:rPr>
                <w:sz w:val="20"/>
                <w:szCs w:val="20"/>
              </w:rPr>
              <w:t xml:space="preserve"> operazioni manuali che avvengono introducendo le mani o altre parti del corpo nelle aree pericolose</w:t>
            </w:r>
            <w:r>
              <w:rPr>
                <w:sz w:val="20"/>
                <w:szCs w:val="20"/>
              </w:rPr>
              <w:t xml:space="preserve"> </w:t>
            </w:r>
            <w:r w:rsidRPr="0039639D">
              <w:rPr>
                <w:sz w:val="20"/>
                <w:szCs w:val="20"/>
              </w:rPr>
              <w:t>della macchina, permane un rischio residuo dovuto soprattutto a:</w:t>
            </w:r>
          </w:p>
          <w:p w:rsidR="0039639D" w:rsidRP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ind w:left="1201"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>1. urti con parti costruttive della macchina,</w:t>
            </w:r>
          </w:p>
          <w:p w:rsidR="0039639D" w:rsidRP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ind w:left="1201"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>2. strisciamento e/o abrasione con parti ruvide della macchina,</w:t>
            </w:r>
          </w:p>
          <w:p w:rsidR="0039639D" w:rsidRP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ind w:left="1201"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>3. puntura con le parti appuntite,</w:t>
            </w:r>
          </w:p>
          <w:p w:rsid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ind w:left="1201"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>4. taglio con parti affilate degli utensili.</w:t>
            </w:r>
          </w:p>
          <w:p w:rsidR="0039639D" w:rsidRDefault="0039639D" w:rsidP="0039639D">
            <w:p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</w:p>
          <w:p w:rsidR="0039639D" w:rsidRP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 xml:space="preserve">Inoltre </w:t>
            </w:r>
            <w:r w:rsidRPr="0039639D">
              <w:rPr>
                <w:b/>
                <w:sz w:val="20"/>
                <w:szCs w:val="20"/>
              </w:rPr>
              <w:t>nella fase di carico</w:t>
            </w:r>
            <w:r w:rsidRPr="0039639D">
              <w:rPr>
                <w:sz w:val="20"/>
                <w:szCs w:val="20"/>
              </w:rPr>
              <w:t>, che avviene anche introducendo le mani entro le aree pericolose della macchina,</w:t>
            </w:r>
            <w:r>
              <w:rPr>
                <w:sz w:val="20"/>
                <w:szCs w:val="20"/>
              </w:rPr>
              <w:t xml:space="preserve"> </w:t>
            </w:r>
            <w:r w:rsidRPr="0039639D">
              <w:rPr>
                <w:sz w:val="20"/>
                <w:szCs w:val="20"/>
              </w:rPr>
              <w:t>permane un rischio residuo dovuto soprattutto a taglio con parti affilate degli utensili.</w:t>
            </w:r>
          </w:p>
          <w:p w:rsidR="0039639D" w:rsidRPr="0039639D" w:rsidRDefault="0039639D" w:rsidP="0039639D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 xml:space="preserve">Inoltre </w:t>
            </w:r>
            <w:r w:rsidRPr="0039639D">
              <w:rPr>
                <w:b/>
                <w:sz w:val="20"/>
                <w:szCs w:val="20"/>
              </w:rPr>
              <w:t>nella fase di pulizia o sblocco dei pezzi incastrati</w:t>
            </w:r>
            <w:r w:rsidRPr="0039639D">
              <w:rPr>
                <w:sz w:val="20"/>
                <w:szCs w:val="20"/>
              </w:rPr>
              <w:t xml:space="preserve"> nelle lame che avviene anche introducendo le mani</w:t>
            </w:r>
            <w:r>
              <w:rPr>
                <w:sz w:val="20"/>
                <w:szCs w:val="20"/>
              </w:rPr>
              <w:t xml:space="preserve"> </w:t>
            </w:r>
            <w:r w:rsidRPr="0039639D">
              <w:rPr>
                <w:sz w:val="20"/>
                <w:szCs w:val="20"/>
              </w:rPr>
              <w:t>in prossimità egli utensili di taglio, permane un rischio residuo dovuto soprattutto a taglio con parti affilate</w:t>
            </w:r>
            <w:r>
              <w:rPr>
                <w:sz w:val="20"/>
                <w:szCs w:val="20"/>
              </w:rPr>
              <w:t xml:space="preserve"> </w:t>
            </w:r>
            <w:r w:rsidRPr="0039639D">
              <w:rPr>
                <w:sz w:val="20"/>
                <w:szCs w:val="20"/>
              </w:rPr>
              <w:t>degli utensili.</w:t>
            </w:r>
          </w:p>
          <w:p w:rsidR="0039639D" w:rsidRPr="009E37A8" w:rsidRDefault="0039639D" w:rsidP="009E37A8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9639D">
              <w:rPr>
                <w:sz w:val="20"/>
                <w:szCs w:val="20"/>
              </w:rPr>
              <w:t xml:space="preserve">L’operatore </w:t>
            </w:r>
            <w:proofErr w:type="gramStart"/>
            <w:r w:rsidRPr="0039639D">
              <w:rPr>
                <w:sz w:val="20"/>
                <w:szCs w:val="20"/>
              </w:rPr>
              <w:t>ed</w:t>
            </w:r>
            <w:proofErr w:type="gramEnd"/>
            <w:r w:rsidRPr="0039639D">
              <w:rPr>
                <w:sz w:val="20"/>
                <w:szCs w:val="20"/>
              </w:rPr>
              <w:t xml:space="preserve"> il manutentore devono essere addestrati per l'intervento connesso alle operazioni manuali</w:t>
            </w:r>
            <w:r>
              <w:rPr>
                <w:sz w:val="20"/>
                <w:szCs w:val="20"/>
              </w:rPr>
              <w:t xml:space="preserve"> </w:t>
            </w:r>
            <w:r w:rsidRPr="0039639D">
              <w:rPr>
                <w:sz w:val="20"/>
                <w:szCs w:val="20"/>
              </w:rPr>
              <w:t>con ripari aperti, devono essere istruiti sui conseguenti rischi connessi e devono essere autorizzati da persona</w:t>
            </w:r>
            <w:r>
              <w:rPr>
                <w:sz w:val="20"/>
                <w:szCs w:val="20"/>
              </w:rPr>
              <w:t xml:space="preserve"> </w:t>
            </w:r>
            <w:r w:rsidRPr="0039639D">
              <w:rPr>
                <w:sz w:val="20"/>
                <w:szCs w:val="20"/>
              </w:rPr>
              <w:t xml:space="preserve">responsabile e devono impiegare adeguati dispositivi di protezione individuale, guanti </w:t>
            </w:r>
            <w:proofErr w:type="spellStart"/>
            <w:r w:rsidRPr="0039639D">
              <w:rPr>
                <w:sz w:val="20"/>
                <w:szCs w:val="20"/>
              </w:rPr>
              <w:t>antitaglio</w:t>
            </w:r>
            <w:proofErr w:type="spellEnd"/>
            <w:r w:rsidRPr="0039639D">
              <w:rPr>
                <w:sz w:val="20"/>
                <w:szCs w:val="20"/>
              </w:rPr>
              <w:t xml:space="preserve"> a cinque</w:t>
            </w:r>
            <w:r>
              <w:rPr>
                <w:sz w:val="20"/>
                <w:szCs w:val="20"/>
              </w:rPr>
              <w:t xml:space="preserve"> </w:t>
            </w:r>
            <w:r w:rsidRPr="0039639D">
              <w:rPr>
                <w:sz w:val="20"/>
                <w:szCs w:val="20"/>
              </w:rPr>
              <w:t>dita</w:t>
            </w:r>
          </w:p>
        </w:tc>
      </w:tr>
      <w:tr w:rsidR="00A62A43" w:rsidRPr="00671D56" w:rsidTr="007A0394">
        <w:trPr>
          <w:trHeight w:val="198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62A43" w:rsidRPr="006C1934" w:rsidRDefault="00A62A43" w:rsidP="007A0394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A43" w:rsidRPr="001F1D3D" w:rsidRDefault="00A62A43" w:rsidP="007A0394">
            <w:pPr>
              <w:rPr>
                <w:sz w:val="20"/>
                <w:szCs w:val="20"/>
              </w:rPr>
            </w:pPr>
            <w:ins w:id="3" w:author="Lionel" w:date="2019-02-04T17:45:00Z">
              <w:r w:rsidRPr="001F1D3D">
                <w:rPr>
                  <w:noProof/>
                  <w:sz w:val="20"/>
                  <w:szCs w:val="20"/>
                  <w:rPrChange w:id="4">
                    <w:rPr>
                      <w:noProof/>
                    </w:rPr>
                  </w:rPrChange>
                </w:rPr>
                <w:drawing>
                  <wp:anchor distT="0" distB="0" distL="114300" distR="114300" simplePos="0" relativeHeight="251660288" behindDoc="0" locked="0" layoutInCell="1" allowOverlap="1" wp14:anchorId="3561AB6A" wp14:editId="7EF9DB7E">
                    <wp:simplePos x="0" y="0"/>
                    <wp:positionH relativeFrom="column">
                      <wp:posOffset>1268730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0" b="0"/>
                    <wp:wrapSquare wrapText="bothSides"/>
                    <wp:docPr id="106" name="Immagine 8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 w:rsidRPr="001F1D3D">
                <w:rPr>
                  <w:noProof/>
                  <w:sz w:val="20"/>
                  <w:szCs w:val="20"/>
                  <w:rPrChange w:id="5">
                    <w:rPr>
                      <w:noProof/>
                    </w:rPr>
                  </w:rPrChange>
                </w:rPr>
                <w:drawing>
                  <wp:anchor distT="0" distB="0" distL="114300" distR="114300" simplePos="0" relativeHeight="251659264" behindDoc="1" locked="0" layoutInCell="1" allowOverlap="1" wp14:anchorId="526676BF" wp14:editId="3FE64E89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9" name="Immagine 9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A62A43" w:rsidRPr="001F1D3D" w:rsidRDefault="00A62A43" w:rsidP="007A0394">
            <w:pPr>
              <w:rPr>
                <w:sz w:val="20"/>
                <w:szCs w:val="20"/>
              </w:rPr>
            </w:pPr>
            <w:ins w:id="6" w:author="Lionel" w:date="2019-02-05T10:21:00Z">
              <w:r w:rsidRPr="001F1D3D">
                <w:rPr>
                  <w:noProof/>
                  <w:sz w:val="20"/>
                  <w:szCs w:val="20"/>
                  <w:rPrChange w:id="7">
                    <w:rPr>
                      <w:noProof/>
                    </w:rPr>
                  </w:rPrChange>
                </w:rPr>
                <w:drawing>
                  <wp:anchor distT="0" distB="0" distL="114300" distR="114300" simplePos="0" relativeHeight="251662336" behindDoc="0" locked="0" layoutInCell="1" allowOverlap="1" wp14:anchorId="015FACC0" wp14:editId="4E72E018">
                    <wp:simplePos x="0" y="0"/>
                    <wp:positionH relativeFrom="column">
                      <wp:posOffset>-4017010</wp:posOffset>
                    </wp:positionH>
                    <wp:positionV relativeFrom="paragraph">
                      <wp:posOffset>295910</wp:posOffset>
                    </wp:positionV>
                    <wp:extent cx="1310005" cy="467995"/>
                    <wp:effectExtent l="0" t="0" r="0" b="0"/>
                    <wp:wrapSquare wrapText="bothSides"/>
                    <wp:docPr id="64" name="Immagine 15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00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A62A43" w:rsidRPr="00E06398" w:rsidTr="007A039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62A43" w:rsidRDefault="00A62A43" w:rsidP="007A0394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A43" w:rsidRPr="001F1D3D" w:rsidRDefault="00A62A43" w:rsidP="00A62A43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1F1D3D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:rsidR="00A62A43" w:rsidRPr="001F1D3D" w:rsidRDefault="00A62A43" w:rsidP="00A62A43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1F1D3D">
              <w:rPr>
                <w:noProof/>
                <w:sz w:val="20"/>
                <w:szCs w:val="20"/>
              </w:rPr>
              <w:t>Scarpa di sicurezza (EN ISO 20345)</w:t>
            </w:r>
          </w:p>
          <w:p w:rsidR="00A62A43" w:rsidRPr="001F1D3D" w:rsidRDefault="00A62A43" w:rsidP="009E37A8">
            <w:pPr>
              <w:suppressAutoHyphens w:val="0"/>
              <w:autoSpaceDN/>
              <w:ind w:left="720"/>
              <w:textAlignment w:val="auto"/>
              <w:rPr>
                <w:noProof/>
                <w:sz w:val="20"/>
                <w:szCs w:val="20"/>
              </w:rPr>
            </w:pPr>
          </w:p>
        </w:tc>
      </w:tr>
    </w:tbl>
    <w:p w:rsidR="00F44056" w:rsidRDefault="00F44056"/>
    <w:sectPr w:rsidR="00F440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902D57"/>
    <w:multiLevelType w:val="hybridMultilevel"/>
    <w:tmpl w:val="4172330C"/>
    <w:lvl w:ilvl="0" w:tplc="0712771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8E3C1A"/>
    <w:multiLevelType w:val="hybridMultilevel"/>
    <w:tmpl w:val="C068EC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7E51E0"/>
    <w:multiLevelType w:val="hybridMultilevel"/>
    <w:tmpl w:val="6E32D8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7D11B1"/>
    <w:multiLevelType w:val="hybridMultilevel"/>
    <w:tmpl w:val="8408A6EC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8C17669"/>
    <w:multiLevelType w:val="hybridMultilevel"/>
    <w:tmpl w:val="C5C23C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722A7C"/>
    <w:multiLevelType w:val="hybridMultilevel"/>
    <w:tmpl w:val="DFD826E0"/>
    <w:lvl w:ilvl="0" w:tplc="4B50B8B0">
      <w:start w:val="1"/>
      <w:numFmt w:val="decimal"/>
      <w:lvlText w:val="%1."/>
      <w:lvlJc w:val="left"/>
      <w:pPr>
        <w:ind w:left="1170" w:hanging="45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56A168E"/>
    <w:multiLevelType w:val="hybridMultilevel"/>
    <w:tmpl w:val="DB26E15E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9C11AD1"/>
    <w:multiLevelType w:val="hybridMultilevel"/>
    <w:tmpl w:val="F1E6BD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2C7329"/>
    <w:multiLevelType w:val="hybridMultilevel"/>
    <w:tmpl w:val="72386F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5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6"/>
  </w:num>
  <w:num w:numId="1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A43"/>
    <w:rsid w:val="001F1D3D"/>
    <w:rsid w:val="0039639D"/>
    <w:rsid w:val="009E37A8"/>
    <w:rsid w:val="00A62A43"/>
    <w:rsid w:val="00D9775E"/>
    <w:rsid w:val="00F4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A62A43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A62A4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62A43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A62A43"/>
    <w:pPr>
      <w:ind w:left="72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9775E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9775E"/>
    <w:rPr>
      <w:rFonts w:ascii="Tahoma" w:eastAsia="Times New Roman" w:hAnsi="Tahoma" w:cs="Tahoma"/>
      <w:sz w:val="16"/>
      <w:szCs w:val="16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A62A43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A62A4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62A43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A62A43"/>
    <w:pPr>
      <w:ind w:left="72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9775E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9775E"/>
    <w:rPr>
      <w:rFonts w:ascii="Tahoma" w:eastAsia="Times New Roman" w:hAnsi="Tahoma" w:cs="Tahoma"/>
      <w:sz w:val="16"/>
      <w:szCs w:val="16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944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Veronica Casalanguida</dc:creator>
  <cp:lastModifiedBy>utente</cp:lastModifiedBy>
  <cp:revision>3</cp:revision>
  <dcterms:created xsi:type="dcterms:W3CDTF">2020-08-31T16:18:00Z</dcterms:created>
  <dcterms:modified xsi:type="dcterms:W3CDTF">2020-08-31T16:35:00Z</dcterms:modified>
</cp:coreProperties>
</file>