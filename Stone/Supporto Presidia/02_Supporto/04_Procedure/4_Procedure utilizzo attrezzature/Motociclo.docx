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B14734" w:rsidRPr="00FE26E4" w:rsidTr="005568A8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4734" w:rsidRPr="00FE26E4" w:rsidRDefault="00B14734" w:rsidP="005568A8">
            <w:pPr>
              <w:pStyle w:val="Titolo3"/>
            </w:pPr>
            <w:bookmarkStart w:id="0" w:name="_Toc11154002"/>
            <w:bookmarkStart w:id="1" w:name="_Toc11225713"/>
            <w:r>
              <w:t xml:space="preserve">ATTREZZATURE: </w:t>
            </w:r>
            <w:bookmarkEnd w:id="0"/>
            <w:bookmarkEnd w:id="1"/>
            <w:r>
              <w:t>MOTOCICLO</w:t>
            </w:r>
          </w:p>
        </w:tc>
      </w:tr>
      <w:tr w:rsidR="00B14734" w:rsidRPr="00671D56" w:rsidTr="005568A8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14734" w:rsidRPr="006C1934" w:rsidRDefault="00B14734" w:rsidP="005568A8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4734" w:rsidRDefault="00B14734" w:rsidP="005568A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B14734" w:rsidRPr="00671D56" w:rsidRDefault="00B14734" w:rsidP="005568A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B14734" w:rsidRPr="00AC3990" w:rsidTr="005568A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14734" w:rsidRPr="006C1934" w:rsidRDefault="00B14734" w:rsidP="005568A8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4734" w:rsidRPr="00AC3990" w:rsidRDefault="00B14734" w:rsidP="005568A8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B14734" w:rsidRPr="00AC3990" w:rsidTr="005568A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14734" w:rsidRPr="006C1934" w:rsidRDefault="00B14734" w:rsidP="005568A8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4734" w:rsidRDefault="00B14734" w:rsidP="005568A8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VIBRAZIONI CORPO INTERO</w:t>
            </w:r>
          </w:p>
          <w:p w:rsidR="00B14734" w:rsidRDefault="00B14734" w:rsidP="005568A8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RIBALTAMENTO</w:t>
            </w:r>
          </w:p>
          <w:p w:rsidR="00B14734" w:rsidRDefault="00B14734" w:rsidP="005568A8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RUMORE</w:t>
            </w:r>
          </w:p>
          <w:p w:rsidR="00B14734" w:rsidRDefault="00B14734" w:rsidP="005568A8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SCHIACCIAMENTO E LESIONI PER CONTATTO</w:t>
            </w:r>
          </w:p>
          <w:p w:rsidR="00B14734" w:rsidRDefault="00B14734" w:rsidP="005568A8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INVESTIMENTO</w:t>
            </w:r>
          </w:p>
          <w:p w:rsidR="00B14734" w:rsidRPr="00AC3990" w:rsidRDefault="00B14734" w:rsidP="005568A8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FERITE E TAGLI</w:t>
            </w:r>
          </w:p>
        </w:tc>
      </w:tr>
      <w:tr w:rsidR="00B14734" w:rsidRPr="00AC3990" w:rsidTr="005568A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14734" w:rsidRPr="006C1934" w:rsidRDefault="00B14734" w:rsidP="005568A8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4734" w:rsidRPr="00B14734" w:rsidRDefault="00B14734" w:rsidP="00B14734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Eseguire tutti i controlli regolari e di routine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specificati nel presente manuale.</w:t>
            </w:r>
          </w:p>
          <w:p w:rsidR="00B14734" w:rsidRPr="00B14734" w:rsidRDefault="00B14734" w:rsidP="00B14734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Spegnere il motore e tenere lontane scintille 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fiamme prima di riempire il serbatoio del carburante.</w:t>
            </w:r>
          </w:p>
          <w:p w:rsidR="00B14734" w:rsidRPr="00B14734" w:rsidRDefault="00B14734" w:rsidP="00B14734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Non avviare il motore in ambienti parzialmente o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completamente chiusi. Il monossido di carbonio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contenuto nei gas di scarico è tossico e può essere</w:t>
            </w:r>
            <w:r w:rsidRPr="00B14734">
              <w:rPr>
                <w:color w:val="000000"/>
                <w:sz w:val="20"/>
                <w:szCs w:val="20"/>
              </w:rPr>
              <w:br/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mortale</w:t>
            </w:r>
          </w:p>
          <w:p w:rsidR="00B14734" w:rsidRPr="00B14734" w:rsidRDefault="00B14734" w:rsidP="00B14734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È un fatto dimostrato: caschi e indumenti protettivi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contribuiscono a ridurre significativamente il numero 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la gravità delle ferite alla testa e alle altre parti del</w:t>
            </w:r>
            <w:r w:rsidRPr="00B14734">
              <w:rPr>
                <w:color w:val="000000"/>
                <w:sz w:val="20"/>
                <w:szCs w:val="20"/>
              </w:rPr>
              <w:br/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corpo. Indossare quindi sempre un casco 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l'abbigliamento protettivo omologa</w:t>
            </w:r>
          </w:p>
          <w:p w:rsidR="00B14734" w:rsidRPr="00B14734" w:rsidRDefault="00B14734" w:rsidP="00B14734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Prima di mettersi alla guida v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erificare di essere fisicamente in forma, concentrati</w:t>
            </w:r>
            <w:r w:rsidRPr="00B14734">
              <w:rPr>
                <w:color w:val="000000"/>
                <w:sz w:val="20"/>
                <w:szCs w:val="20"/>
              </w:rPr>
              <w:br/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e di non essere sotto l’effetto di alcool e droghe.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Indossare e controllare che il passeggero indossi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un casco e l'abbigliamento protettivo omologati.</w:t>
            </w:r>
            <w:r w:rsidRPr="00B14734">
              <w:rPr>
                <w:color w:val="000000"/>
                <w:sz w:val="20"/>
                <w:szCs w:val="20"/>
              </w:rPr>
              <w:br/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Comunicare al passeggero come aggrapparsi ai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maniglioni di servizio o alla propria cintola, piegarsi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in curva insieme al guidatore e di tenere i piedi sui</w:t>
            </w:r>
            <w:r w:rsidRPr="00B14734">
              <w:rPr>
                <w:color w:val="000000"/>
                <w:sz w:val="20"/>
                <w:szCs w:val="20"/>
              </w:rPr>
              <w:br/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poggiapiedi anche quando il veicolo è fermo.</w:t>
            </w:r>
          </w:p>
          <w:p w:rsidR="00B14734" w:rsidRPr="00B14734" w:rsidRDefault="00B14734" w:rsidP="00B14734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Anche se si ha già esperienza di guida con altri veicoli,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eseguire delle guide di prova in luoghi sicuri per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acquisire familiarità con il modo in cui questo veicolo</w:t>
            </w:r>
            <w:r w:rsidRPr="00B14734">
              <w:rPr>
                <w:color w:val="000000"/>
                <w:sz w:val="20"/>
                <w:szCs w:val="20"/>
              </w:rPr>
              <w:br/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funziona e deve essere gestito, oltre ad abituarsi alle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misure e al peso del veicolo stesso.</w:t>
            </w:r>
          </w:p>
          <w:p w:rsidR="00B14734" w:rsidRPr="00B14734" w:rsidRDefault="00B14734" w:rsidP="00B14734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Prestare attenzione ai veicoli circostanti senza dare per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scontato che gli altri conducenti siano in grado di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vedervi. Essere sempre pronto a una fermata</w:t>
            </w:r>
            <w:r w:rsidRPr="00B14734">
              <w:rPr>
                <w:color w:val="000000"/>
                <w:sz w:val="20"/>
                <w:szCs w:val="20"/>
              </w:rPr>
              <w:br/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improvvisa o a eseguire una manovra per evitare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ostacoli.</w:t>
            </w:r>
          </w:p>
          <w:p w:rsidR="00B14734" w:rsidRPr="00B14734" w:rsidRDefault="00B14734" w:rsidP="00B14734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È necessario rendersi più visibili, in special modo di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notte, indossando un abbigliamento catarifrangente,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posizionandosi in modo da essere visibili dagli altri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guidatori, segnalando le svolte o i cambi di corsia 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utilizzando l’avvisatore acustico quando necessario</w:t>
            </w:r>
          </w:p>
          <w:p w:rsidR="00B14734" w:rsidRPr="00B14734" w:rsidRDefault="00B14734" w:rsidP="00B14734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Il terreno può presentare varie difficoltà quando si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guida fuori strada.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"Leggere" continuamente il terreno per prevenire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svolte, salti, rocce, incassi e altri pericoli.</w:t>
            </w:r>
            <w:r w:rsidRPr="00B14734">
              <w:rPr>
                <w:color w:val="000000"/>
                <w:sz w:val="20"/>
                <w:szCs w:val="20"/>
              </w:rPr>
              <w:br/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Mantenere sempre una velocità sufficientemente bassa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da poter vedere i pericoli e reagire in tempo</w:t>
            </w:r>
          </w:p>
          <w:p w:rsidR="00B14734" w:rsidRPr="00B14734" w:rsidRDefault="00B14734" w:rsidP="00B14734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Non guidare mai oltre le proprie capacità o più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velocemente di quanto lo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consentano le condizioni del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percorso. Stanchezza e distrazione possono</w:t>
            </w:r>
            <w:r w:rsidRPr="00B14734">
              <w:rPr>
                <w:color w:val="000000"/>
                <w:sz w:val="20"/>
                <w:szCs w:val="20"/>
              </w:rPr>
              <w:br/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compromettere la capacità di usare buon senso e di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guidare in sicurezza</w:t>
            </w:r>
          </w:p>
          <w:p w:rsidR="00B14734" w:rsidRPr="00B14734" w:rsidRDefault="00B14734" w:rsidP="00B14734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Gli alcolici non sono indicati per la guida. Anche una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sola bevanda alcolica può ridurre l’abilità di reagire alle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variazioni di condizioni, mentre il tempo di reazione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peggiora a ogni ulteriore bevanda assunta. Non bere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prima di guidare e non permettere che gli amici si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mettano alla guida dopo aver bevuto.</w:t>
            </w:r>
          </w:p>
          <w:p w:rsidR="00B14734" w:rsidRPr="00B14734" w:rsidRDefault="00B14734" w:rsidP="00B14734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È importante una corretta manutenzione del veicolo, in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modo che sia sempre in condizioni di essere guidato in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sicurezza.</w:t>
            </w:r>
          </w:p>
          <w:p w:rsidR="00B14734" w:rsidRPr="00B14734" w:rsidRDefault="00B14734" w:rsidP="00B14734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I gas di scarico contengono monossido di carbonio, un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gas incolore e inodore. Respirare il monossido di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carbonio può causare la perdita dei sensi e il decesso.</w:t>
            </w:r>
            <w:r w:rsidRPr="00B14734">
              <w:rPr>
                <w:color w:val="000000"/>
                <w:sz w:val="20"/>
                <w:szCs w:val="20"/>
              </w:rPr>
              <w:br/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Se il motore viene avviato in ambienti completamente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o parzialmente chiusi, l’aria che si respira può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contenere una pericolosa quantità di monossido di</w:t>
            </w:r>
            <w:r w:rsidRPr="00B14734">
              <w:rPr>
                <w:color w:val="000000"/>
                <w:sz w:val="20"/>
                <w:szCs w:val="20"/>
              </w:rPr>
              <w:br/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carbonio.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Non avviare mai il veicolo in un garage o in altri luoghi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chiusi.</w:t>
            </w:r>
          </w:p>
          <w:p w:rsidR="00B14734" w:rsidRPr="00B14734" w:rsidRDefault="00B14734" w:rsidP="00B14734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La stabilità e il controllo in sicurezza di questo veicolo possono risentire</w:t>
            </w:r>
            <w:r w:rsidRPr="00B14734">
              <w:rPr>
                <w:color w:val="000000"/>
                <w:sz w:val="20"/>
                <w:szCs w:val="20"/>
              </w:rPr>
              <w:br/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dell’aggiunta di accessori e bagagli.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Leggere con attenzione le istruzioni contenute nel manuale d’uso e nella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guida all’installazione prima di installare qualsiasi accessorio</w:t>
            </w:r>
          </w:p>
          <w:p w:rsidR="00B14734" w:rsidRPr="00B14734" w:rsidRDefault="00B14734" w:rsidP="00B14734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lastRenderedPageBreak/>
              <w:t>Guidare con prudenza, tenendo le mani sul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manubrio e i piedi sui poggiapiedi.</w:t>
            </w:r>
          </w:p>
          <w:p w:rsidR="00B14734" w:rsidRPr="00B14734" w:rsidRDefault="00B14734" w:rsidP="00B14734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Durante la guida, il passeggero deve mantenere le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mani sul maniglione di servizio o alla cintola del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conducente e i piedi sui poggiapiedi.</w:t>
            </w:r>
          </w:p>
          <w:p w:rsidR="00B14734" w:rsidRPr="00B14734" w:rsidRDefault="00B14734" w:rsidP="00B14734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Tenere sempre in considerazione la sicurezza del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14734">
              <w:rPr>
                <w:rStyle w:val="fontstyle01"/>
                <w:rFonts w:ascii="Times New Roman" w:hAnsi="Times New Roman"/>
                <w:sz w:val="20"/>
                <w:szCs w:val="20"/>
              </w:rPr>
              <w:t>passeggero e degli altri guidatori</w:t>
            </w:r>
          </w:p>
        </w:tc>
      </w:tr>
      <w:tr w:rsidR="00B14734" w:rsidRPr="00927E8F" w:rsidTr="005568A8">
        <w:trPr>
          <w:trHeight w:val="1911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14734" w:rsidRPr="006C1934" w:rsidRDefault="00B14734" w:rsidP="005568A8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4734" w:rsidRDefault="00B14734" w:rsidP="005568A8">
            <w:ins w:id="2" w:author="Lionel" w:date="2019-02-04T17:57:00Z">
              <w:r w:rsidRPr="008D76AD">
                <w:rPr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36894007" wp14:editId="4A6A1A65">
                    <wp:simplePos x="0" y="0"/>
                    <wp:positionH relativeFrom="column">
                      <wp:posOffset>1303020</wp:posOffset>
                    </wp:positionH>
                    <wp:positionV relativeFrom="paragraph">
                      <wp:posOffset>-5080</wp:posOffset>
                    </wp:positionV>
                    <wp:extent cx="1313815" cy="467995"/>
                    <wp:effectExtent l="0" t="0" r="635" b="8255"/>
                    <wp:wrapSquare wrapText="bothSides"/>
                    <wp:docPr id="132" name="Immagine 45" descr="E17123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5" descr="E17123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3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61312" behindDoc="1" locked="0" layoutInCell="1" allowOverlap="1" wp14:anchorId="638363F7" wp14:editId="429EDB50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635" b="8255"/>
                    <wp:wrapNone/>
                    <wp:docPr id="12" name="Immagine 12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B14734" w:rsidRDefault="00B14734" w:rsidP="005568A8"/>
          <w:p w:rsidR="00B14734" w:rsidRDefault="00B14734" w:rsidP="005568A8"/>
          <w:p w:rsidR="00B14734" w:rsidRDefault="00B14734" w:rsidP="005568A8"/>
          <w:p w:rsidR="00B14734" w:rsidRPr="00927E8F" w:rsidRDefault="00B14734" w:rsidP="005568A8"/>
        </w:tc>
      </w:tr>
      <w:tr w:rsidR="00B14734" w:rsidRPr="00546D15" w:rsidTr="005568A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14734" w:rsidRDefault="00B14734" w:rsidP="005568A8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4734" w:rsidRDefault="00B14734" w:rsidP="00B1473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B71581">
              <w:rPr>
                <w:noProof/>
                <w:sz w:val="20"/>
                <w:szCs w:val="20"/>
              </w:rPr>
              <w:t>Scarpa di sicurezza (EN ISO 20345)</w:t>
            </w:r>
          </w:p>
          <w:p w:rsidR="00B14734" w:rsidRDefault="00B14734" w:rsidP="00B1473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:rsidR="00B14734" w:rsidRDefault="00B14734" w:rsidP="00B1473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Tuta da lavoro</w:t>
            </w:r>
          </w:p>
          <w:p w:rsidR="00B14734" w:rsidRPr="00B14734" w:rsidRDefault="00B14734" w:rsidP="00B1473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Casco da moto omologato </w:t>
            </w:r>
          </w:p>
        </w:tc>
      </w:tr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UILight">
    <w:altName w:val="Segoe UI"/>
    <w:panose1 w:val="00000000000000000000"/>
    <w:charset w:val="00"/>
    <w:family w:val="roman"/>
    <w:notTrueType/>
    <w:pitch w:val="default"/>
  </w:font>
  <w:font w:name="AdobePiSt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A21B77"/>
    <w:multiLevelType w:val="hybridMultilevel"/>
    <w:tmpl w:val="BEFAF390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86FD2"/>
    <w:multiLevelType w:val="hybridMultilevel"/>
    <w:tmpl w:val="9512671C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23639C"/>
    <w:multiLevelType w:val="hybridMultilevel"/>
    <w:tmpl w:val="5EA077B8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cs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cs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cs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cs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cs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5DA029D"/>
    <w:multiLevelType w:val="hybridMultilevel"/>
    <w:tmpl w:val="FF2E4ED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4"/>
  </w:num>
  <w:num w:numId="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734"/>
    <w:rsid w:val="00222163"/>
    <w:rsid w:val="004F4F70"/>
    <w:rsid w:val="00B14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52457"/>
  <w15:chartTrackingRefBased/>
  <w15:docId w15:val="{2733968C-00D3-41FE-BCE9-D4E2B2DB3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B1473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B1473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B1473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B14734"/>
    <w:pPr>
      <w:ind w:left="720"/>
      <w:contextualSpacing/>
    </w:pPr>
  </w:style>
  <w:style w:type="character" w:customStyle="1" w:styleId="fontstyle01">
    <w:name w:val="fontstyle01"/>
    <w:basedOn w:val="Carpredefinitoparagrafo"/>
    <w:rsid w:val="00B14734"/>
    <w:rPr>
      <w:rFonts w:ascii="SegoeUILight" w:hAnsi="SegoeUILight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Carpredefinitoparagrafo"/>
    <w:rsid w:val="00B14734"/>
    <w:rPr>
      <w:rFonts w:ascii="AdobePiStd" w:hAnsi="AdobePiStd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2020-04-10T17:04:00Z</dcterms:created>
  <dcterms:modified xsi:type="dcterms:W3CDTF">2020-04-10T17:15:00Z</dcterms:modified>
</cp:coreProperties>
</file>