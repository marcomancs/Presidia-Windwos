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5A76FF" w:rsidRPr="00FE26E4" w:rsidTr="00B9745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tcPr>
          <w:p w:rsidR="005A76FF" w:rsidRPr="00FE26E4" w:rsidRDefault="005A76FF" w:rsidP="00B9745B">
            <w:pPr>
              <w:pStyle w:val="Titolo3"/>
            </w:pPr>
            <w:bookmarkStart w:id="0" w:name="_Toc11315297"/>
            <w:bookmarkStart w:id="1" w:name="_GoBack" w:colFirst="0" w:colLast="0"/>
            <w:r>
              <w:t xml:space="preserve">ATTREZZATURE: </w:t>
            </w:r>
            <w:bookmarkEnd w:id="0"/>
            <w:r>
              <w:t xml:space="preserve">FUOCHI CUCINA </w:t>
            </w:r>
          </w:p>
        </w:tc>
      </w:tr>
      <w:tr w:rsidR="005A76FF" w:rsidRPr="00671D56" w:rsidTr="00B9745B">
        <w:trPr>
          <w:trHeight w:val="454"/>
        </w:trPr>
        <w:tc>
          <w:tcPr>
            <w:tcW w:w="2485" w:type="dxa"/>
            <w:tcBorders>
              <w:top w:val="single" w:sz="12" w:space="0" w:color="auto"/>
              <w:left w:val="single" w:sz="4" w:space="0" w:color="auto"/>
              <w:bottom w:val="single" w:sz="4" w:space="0" w:color="auto"/>
            </w:tcBorders>
            <w:vAlign w:val="center"/>
          </w:tcPr>
          <w:p w:rsidR="005A76FF" w:rsidRPr="006C1934" w:rsidRDefault="005A76FF" w:rsidP="00B9745B">
            <w:pPr>
              <w:rPr>
                <w:b/>
              </w:rPr>
            </w:pPr>
            <w:r w:rsidRPr="006C1934">
              <w:rPr>
                <w:b/>
              </w:rPr>
              <w:t>Possibili cause</w:t>
            </w:r>
          </w:p>
        </w:tc>
        <w:tc>
          <w:tcPr>
            <w:tcW w:w="7534" w:type="dxa"/>
            <w:tcBorders>
              <w:top w:val="single" w:sz="12" w:space="0" w:color="auto"/>
              <w:bottom w:val="single" w:sz="4" w:space="0" w:color="auto"/>
              <w:right w:val="single" w:sz="4" w:space="0" w:color="auto"/>
            </w:tcBorders>
            <w:shd w:val="clear" w:color="auto" w:fill="auto"/>
            <w:vAlign w:val="center"/>
          </w:tcPr>
          <w:p w:rsidR="005A76FF" w:rsidRDefault="005A76FF" w:rsidP="00B9745B">
            <w:pPr>
              <w:rPr>
                <w:b/>
                <w:sz w:val="20"/>
                <w:szCs w:val="20"/>
              </w:rPr>
            </w:pPr>
            <w:r>
              <w:rPr>
                <w:b/>
                <w:sz w:val="20"/>
                <w:szCs w:val="20"/>
              </w:rPr>
              <w:t>Utilizzo improprio dell’attrezzatura</w:t>
            </w:r>
          </w:p>
          <w:p w:rsidR="005A76FF" w:rsidRDefault="005A76FF" w:rsidP="00B9745B">
            <w:pPr>
              <w:rPr>
                <w:b/>
                <w:sz w:val="20"/>
                <w:szCs w:val="20"/>
              </w:rPr>
            </w:pPr>
            <w:r>
              <w:rPr>
                <w:b/>
                <w:sz w:val="20"/>
                <w:szCs w:val="20"/>
              </w:rPr>
              <w:t>Manutenzione ordinaria dell’attrezzattura</w:t>
            </w:r>
          </w:p>
          <w:p w:rsidR="005A76FF" w:rsidRPr="00671D56" w:rsidRDefault="005A76FF" w:rsidP="00B9745B">
            <w:pPr>
              <w:rPr>
                <w:b/>
                <w:sz w:val="20"/>
                <w:szCs w:val="20"/>
              </w:rPr>
            </w:pPr>
            <w:r>
              <w:rPr>
                <w:b/>
                <w:sz w:val="20"/>
                <w:szCs w:val="20"/>
              </w:rPr>
              <w:t>Rischio per incompetenza dell’operatore</w:t>
            </w:r>
          </w:p>
        </w:tc>
      </w:tr>
      <w:tr w:rsidR="005A76FF" w:rsidRPr="00AC3990" w:rsidTr="00B9745B">
        <w:trPr>
          <w:trHeight w:val="454"/>
        </w:trPr>
        <w:tc>
          <w:tcPr>
            <w:tcW w:w="2485" w:type="dxa"/>
            <w:tcBorders>
              <w:top w:val="single" w:sz="4" w:space="0" w:color="auto"/>
              <w:left w:val="single" w:sz="4" w:space="0" w:color="auto"/>
              <w:bottom w:val="single" w:sz="4" w:space="0" w:color="auto"/>
            </w:tcBorders>
            <w:vAlign w:val="center"/>
          </w:tcPr>
          <w:p w:rsidR="005A76FF" w:rsidRPr="006C1934" w:rsidRDefault="005A76FF" w:rsidP="00B9745B">
            <w:pPr>
              <w:rPr>
                <w:b/>
              </w:rPr>
            </w:pPr>
            <w:r w:rsidRPr="006C1934">
              <w:rPr>
                <w:b/>
              </w:rPr>
              <w:t>Soggetti esposti</w:t>
            </w:r>
          </w:p>
        </w:tc>
        <w:tc>
          <w:tcPr>
            <w:tcW w:w="7534" w:type="dxa"/>
            <w:tcBorders>
              <w:top w:val="single" w:sz="4" w:space="0" w:color="auto"/>
              <w:bottom w:val="single" w:sz="4" w:space="0" w:color="auto"/>
              <w:right w:val="single" w:sz="4" w:space="0" w:color="auto"/>
            </w:tcBorders>
            <w:shd w:val="clear" w:color="auto" w:fill="auto"/>
            <w:vAlign w:val="center"/>
          </w:tcPr>
          <w:p w:rsidR="005A76FF" w:rsidRPr="00AC3990" w:rsidRDefault="005A76FF" w:rsidP="00B9745B">
            <w:pPr>
              <w:rPr>
                <w:bCs/>
                <w:iCs/>
                <w:sz w:val="20"/>
                <w:szCs w:val="18"/>
              </w:rPr>
            </w:pPr>
            <w:r w:rsidRPr="00AC3990">
              <w:rPr>
                <w:bCs/>
                <w:iCs/>
                <w:sz w:val="20"/>
                <w:szCs w:val="18"/>
              </w:rPr>
              <w:t>Lavoratori</w:t>
            </w:r>
          </w:p>
        </w:tc>
      </w:tr>
      <w:tr w:rsidR="005A76FF" w:rsidRPr="00613BA5" w:rsidTr="00B9745B">
        <w:trPr>
          <w:trHeight w:val="454"/>
        </w:trPr>
        <w:tc>
          <w:tcPr>
            <w:tcW w:w="2485" w:type="dxa"/>
            <w:tcBorders>
              <w:top w:val="single" w:sz="4" w:space="0" w:color="auto"/>
              <w:left w:val="single" w:sz="4" w:space="0" w:color="auto"/>
              <w:bottom w:val="single" w:sz="4" w:space="0" w:color="auto"/>
            </w:tcBorders>
            <w:vAlign w:val="center"/>
          </w:tcPr>
          <w:p w:rsidR="005A76FF" w:rsidRPr="006C1934" w:rsidRDefault="005A76FF" w:rsidP="00B9745B">
            <w:pPr>
              <w:rPr>
                <w:b/>
              </w:rPr>
            </w:pPr>
            <w:r w:rsidRPr="006C1934">
              <w:rPr>
                <w:b/>
              </w:rPr>
              <w:t>Effetti del rischio</w:t>
            </w:r>
          </w:p>
        </w:tc>
        <w:tc>
          <w:tcPr>
            <w:tcW w:w="7534" w:type="dxa"/>
            <w:tcBorders>
              <w:top w:val="single" w:sz="4" w:space="0" w:color="auto"/>
              <w:bottom w:val="single" w:sz="4" w:space="0" w:color="auto"/>
              <w:right w:val="single" w:sz="4" w:space="0" w:color="auto"/>
            </w:tcBorders>
            <w:shd w:val="clear" w:color="auto" w:fill="auto"/>
            <w:vAlign w:val="center"/>
          </w:tcPr>
          <w:p w:rsidR="005A76FF" w:rsidRDefault="005A76FF" w:rsidP="00B9745B">
            <w:pPr>
              <w:rPr>
                <w:caps/>
                <w:sz w:val="20"/>
                <w:szCs w:val="20"/>
              </w:rPr>
            </w:pPr>
            <w:r>
              <w:rPr>
                <w:caps/>
                <w:sz w:val="20"/>
                <w:szCs w:val="20"/>
              </w:rPr>
              <w:t xml:space="preserve">USTIONI </w:t>
            </w:r>
          </w:p>
          <w:p w:rsidR="005A76FF" w:rsidRPr="00613BA5" w:rsidRDefault="005A76FF" w:rsidP="00B9745B">
            <w:pPr>
              <w:rPr>
                <w:sz w:val="20"/>
                <w:szCs w:val="20"/>
              </w:rPr>
            </w:pPr>
            <w:r>
              <w:rPr>
                <w:sz w:val="20"/>
                <w:szCs w:val="20"/>
              </w:rPr>
              <w:t xml:space="preserve">ELETTRICO </w:t>
            </w:r>
          </w:p>
        </w:tc>
      </w:tr>
      <w:tr w:rsidR="005A76FF" w:rsidRPr="00613BA5" w:rsidTr="00B9745B">
        <w:trPr>
          <w:trHeight w:val="454"/>
        </w:trPr>
        <w:tc>
          <w:tcPr>
            <w:tcW w:w="2485" w:type="dxa"/>
            <w:tcBorders>
              <w:top w:val="single" w:sz="4" w:space="0" w:color="auto"/>
              <w:left w:val="single" w:sz="4" w:space="0" w:color="auto"/>
              <w:bottom w:val="single" w:sz="4" w:space="0" w:color="auto"/>
            </w:tcBorders>
            <w:vAlign w:val="center"/>
          </w:tcPr>
          <w:p w:rsidR="005A76FF" w:rsidRPr="006C1934" w:rsidRDefault="005A76FF" w:rsidP="00B9745B">
            <w:pPr>
              <w:rPr>
                <w:b/>
              </w:rPr>
            </w:pPr>
            <w:r w:rsidRPr="006C1934">
              <w:rPr>
                <w:b/>
              </w:rPr>
              <w:t>Procedure di lavoro</w:t>
            </w:r>
          </w:p>
        </w:tc>
        <w:tc>
          <w:tcPr>
            <w:tcW w:w="7534" w:type="dxa"/>
            <w:tcBorders>
              <w:top w:val="single" w:sz="4" w:space="0" w:color="auto"/>
              <w:bottom w:val="single" w:sz="4" w:space="0" w:color="auto"/>
              <w:right w:val="single" w:sz="4" w:space="0" w:color="auto"/>
            </w:tcBorders>
            <w:shd w:val="clear" w:color="auto" w:fill="auto"/>
            <w:vAlign w:val="center"/>
          </w:tcPr>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Accertarsi che l’installazione e i collegamenti gas/elettrici siano effettuati da un tecnico qualificato secondo le norme locali in vigore.</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 xml:space="preserve">Questo apparecchio deve essere installato e utilizzato unicamente in ambienti ben ventilati, e conformemente alle regolamentazioni in vigore. Consultare le istruzioni prima di installare </w:t>
            </w:r>
            <w:proofErr w:type="spellStart"/>
            <w:r w:rsidRPr="005A76FF">
              <w:rPr>
                <w:sz w:val="20"/>
                <w:szCs w:val="20"/>
              </w:rPr>
              <w:t>ed</w:t>
            </w:r>
            <w:proofErr w:type="spellEnd"/>
            <w:r w:rsidRPr="005A76FF">
              <w:rPr>
                <w:sz w:val="20"/>
                <w:szCs w:val="20"/>
              </w:rPr>
              <w:t xml:space="preserve"> utilizzare questo apparecchio. </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La predisposizione gas e la sua corrispondente pressione di alimentazione sono rilevabili sulla targhetta applicata sul fondo del piano. Nel caso si rendesse necessario un cambio di predisposizione, far riferimento al paragrafo “Adattamento ai diversi tipi di gas”.</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 xml:space="preserve">L’uso improprio delle griglie potrebbe rigare la superficie del piano. Evitate di appoggiarle o di trascinarle su di essa nelle zone non protette dai gommini. </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 xml:space="preserve">In caso di utilizzo prolungato, può rendersi necessaria una ventilazione supplementare (aprendo una finestra od aumentando la forza di aspirazione della cappa). </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Questo apparecchio non è destinato ad essere utilizzato da parte di persone (bambini compresi) con ridotte capacità fisiche, sensoriali o mentali o con esperienza e conoscenza inadeguate, se non dietro previa supervisione o istruzione iniziale sul suo utilizzo da parte di chi è responsabile della loro sicurezza</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Prima di effettuare operazioni di pulizia e manutenzione, disinserire l’apparecchiatura dalla rete di alimentazione elettrica e/o gas</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 xml:space="preserve">La sicurezza elettrica di questa apparecchiatura è assicurata soltanto quando essa è correttamente collegata ad un efficace impianto di messa a terra come previsto dalle vigenti norme di sicurezza elettrica. È necessario verificare questo fondamentale requisito di sicurezza e, in caso di dubbio, richiedere un controllo accurato dell’impianto da parte di personale professionalmente qualificato. Il costruttore non può essere considerato responsabile per eventuali danni causati dalla mancanza di messa a terra dell’impianto. </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 xml:space="preserve">Questa apparecchiatura dovrà essere destinata solo all’uso per il quale è stata espressamente concepita. </w:t>
            </w:r>
          </w:p>
          <w:p w:rsidR="005A76FF" w:rsidRPr="005A76FF" w:rsidRDefault="005A76FF" w:rsidP="005A76FF">
            <w:pPr>
              <w:pStyle w:val="Paragrafoelenco"/>
              <w:numPr>
                <w:ilvl w:val="0"/>
                <w:numId w:val="4"/>
              </w:numPr>
              <w:suppressAutoHyphens w:val="0"/>
              <w:autoSpaceDN/>
              <w:jc w:val="both"/>
              <w:textAlignment w:val="auto"/>
              <w:rPr>
                <w:sz w:val="20"/>
                <w:szCs w:val="20"/>
              </w:rPr>
            </w:pPr>
            <w:r w:rsidRPr="005A76FF">
              <w:rPr>
                <w:sz w:val="20"/>
                <w:szCs w:val="20"/>
              </w:rPr>
              <w:t>Non lavare l’apparecchiatura con getti d’acqua diretti ad alta pressione. Non ostruire le aperture o fessure di aspirazione o di smaltimento del calore</w:t>
            </w:r>
          </w:p>
        </w:tc>
      </w:tr>
      <w:tr w:rsidR="005A76FF" w:rsidRPr="00671D56" w:rsidTr="00B9745B">
        <w:trPr>
          <w:trHeight w:val="915"/>
        </w:trPr>
        <w:tc>
          <w:tcPr>
            <w:tcW w:w="2485" w:type="dxa"/>
            <w:tcBorders>
              <w:top w:val="single" w:sz="4" w:space="0" w:color="auto"/>
              <w:left w:val="single" w:sz="4" w:space="0" w:color="auto"/>
              <w:bottom w:val="single" w:sz="4" w:space="0" w:color="auto"/>
            </w:tcBorders>
            <w:vAlign w:val="center"/>
          </w:tcPr>
          <w:p w:rsidR="005A76FF" w:rsidRPr="006C1934" w:rsidRDefault="005A76FF" w:rsidP="00B9745B">
            <w:pPr>
              <w:rPr>
                <w:b/>
              </w:rPr>
            </w:pPr>
            <w:r>
              <w:rPr>
                <w:b/>
              </w:rPr>
              <w:t>Segnaletica</w:t>
            </w:r>
          </w:p>
        </w:tc>
        <w:tc>
          <w:tcPr>
            <w:tcW w:w="7534" w:type="dxa"/>
            <w:tcBorders>
              <w:top w:val="single" w:sz="4" w:space="0" w:color="auto"/>
              <w:bottom w:val="single" w:sz="4" w:space="0" w:color="auto"/>
              <w:right w:val="single" w:sz="4" w:space="0" w:color="auto"/>
            </w:tcBorders>
            <w:shd w:val="clear" w:color="auto" w:fill="auto"/>
            <w:vAlign w:val="center"/>
          </w:tcPr>
          <w:p w:rsidR="005A76FF" w:rsidRDefault="005A76FF" w:rsidP="00B9745B">
            <w:ins w:id="2" w:author="Lionel" w:date="2019-02-04T17:45:00Z">
              <w:r>
                <w:rPr>
                  <w:noProof/>
                </w:rPr>
                <w:drawing>
                  <wp:anchor distT="0" distB="0" distL="114300" distR="114300" simplePos="0" relativeHeight="251659264" behindDoc="1" locked="0" layoutInCell="1" allowOverlap="1" wp14:anchorId="26BF89F1" wp14:editId="1D1BA7A3">
                    <wp:simplePos x="0" y="0"/>
                    <wp:positionH relativeFrom="column">
                      <wp:posOffset>-43180</wp:posOffset>
                    </wp:positionH>
                    <wp:positionV relativeFrom="paragraph">
                      <wp:posOffset>8255</wp:posOffset>
                    </wp:positionV>
                    <wp:extent cx="1313815" cy="467995"/>
                    <wp:effectExtent l="0" t="0" r="0" b="0"/>
                    <wp:wrapNone/>
                    <wp:docPr id="17" name="Immagine 1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5A76FF" w:rsidRDefault="005A76FF" w:rsidP="00B9745B"/>
          <w:p w:rsidR="005A76FF" w:rsidRPr="00671D56" w:rsidRDefault="005A76FF" w:rsidP="00B9745B"/>
        </w:tc>
      </w:tr>
      <w:tr w:rsidR="005A76FF" w:rsidRPr="00613BA5" w:rsidTr="00B9745B">
        <w:trPr>
          <w:trHeight w:val="915"/>
        </w:trPr>
        <w:tc>
          <w:tcPr>
            <w:tcW w:w="2485" w:type="dxa"/>
            <w:tcBorders>
              <w:top w:val="single" w:sz="4" w:space="0" w:color="auto"/>
              <w:left w:val="single" w:sz="4" w:space="0" w:color="auto"/>
              <w:bottom w:val="single" w:sz="4" w:space="0" w:color="auto"/>
            </w:tcBorders>
            <w:vAlign w:val="center"/>
          </w:tcPr>
          <w:p w:rsidR="005A76FF" w:rsidRDefault="005A76FF" w:rsidP="00B9745B">
            <w:pPr>
              <w:rPr>
                <w:b/>
              </w:rPr>
            </w:pPr>
            <w:r>
              <w:rPr>
                <w:b/>
              </w:rPr>
              <w:t>DPI</w:t>
            </w:r>
          </w:p>
        </w:tc>
        <w:tc>
          <w:tcPr>
            <w:tcW w:w="7534" w:type="dxa"/>
            <w:tcBorders>
              <w:top w:val="single" w:sz="4" w:space="0" w:color="auto"/>
              <w:bottom w:val="single" w:sz="4" w:space="0" w:color="auto"/>
              <w:right w:val="single" w:sz="4" w:space="0" w:color="auto"/>
            </w:tcBorders>
            <w:shd w:val="clear" w:color="auto" w:fill="auto"/>
            <w:vAlign w:val="center"/>
          </w:tcPr>
          <w:p w:rsidR="005A76FF" w:rsidRPr="00613BA5" w:rsidRDefault="005A76FF" w:rsidP="00B9745B">
            <w:pPr>
              <w:rPr>
                <w:noProof/>
                <w:sz w:val="20"/>
                <w:szCs w:val="20"/>
              </w:rPr>
            </w:pPr>
            <w:r w:rsidRPr="00671D56">
              <w:rPr>
                <w:noProof/>
                <w:sz w:val="20"/>
                <w:szCs w:val="20"/>
              </w:rPr>
              <w:t>In caso di utilizzo dell’attrezzatura in modo appropriato</w:t>
            </w:r>
            <w:r>
              <w:rPr>
                <w:noProof/>
                <w:sz w:val="20"/>
                <w:szCs w:val="20"/>
              </w:rPr>
              <w:t>, come previsto dal manuale d’uso e manutenzione, i</w:t>
            </w:r>
            <w:r w:rsidRPr="00671D56">
              <w:rPr>
                <w:noProof/>
                <w:sz w:val="20"/>
                <w:szCs w:val="20"/>
              </w:rPr>
              <w:t xml:space="preserve"> DPI non </w:t>
            </w:r>
            <w:r>
              <w:rPr>
                <w:noProof/>
                <w:sz w:val="20"/>
                <w:szCs w:val="20"/>
              </w:rPr>
              <w:t xml:space="preserve">sono </w:t>
            </w:r>
            <w:r w:rsidRPr="00671D56">
              <w:rPr>
                <w:noProof/>
                <w:sz w:val="20"/>
                <w:szCs w:val="20"/>
              </w:rPr>
              <w:t>necessari</w:t>
            </w:r>
            <w:r>
              <w:rPr>
                <w:noProof/>
                <w:sz w:val="20"/>
                <w:szCs w:val="20"/>
              </w:rPr>
              <w:t>.</w:t>
            </w:r>
          </w:p>
        </w:tc>
      </w:tr>
      <w:bookmarkEnd w:id="1"/>
    </w:tbl>
    <w:p w:rsidR="005A76FF" w:rsidRDefault="005A76FF"/>
    <w:sectPr w:rsidR="005A76F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0343B"/>
    <w:multiLevelType w:val="hybridMultilevel"/>
    <w:tmpl w:val="EB5233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AC6283A"/>
    <w:multiLevelType w:val="hybridMultilevel"/>
    <w:tmpl w:val="FC92F7D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2D7B0F7D"/>
    <w:multiLevelType w:val="hybridMultilevel"/>
    <w:tmpl w:val="ADEA9544"/>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73EF5862"/>
    <w:multiLevelType w:val="hybridMultilevel"/>
    <w:tmpl w:val="CB528D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FF"/>
    <w:rsid w:val="005A76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BE54"/>
  <w15:chartTrackingRefBased/>
  <w15:docId w15:val="{49870871-36A4-4EC7-95F9-798DA81C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5A76FF"/>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5A76FF"/>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5A76FF"/>
    <w:rPr>
      <w:rFonts w:ascii="Times New Roman" w:eastAsia="Times New Roman" w:hAnsi="Times New Roman" w:cs="Arial"/>
      <w:b/>
      <w:bCs/>
      <w:color w:val="0000FF"/>
      <w:sz w:val="24"/>
      <w:szCs w:val="24"/>
      <w:lang w:eastAsia="it-IT"/>
    </w:rPr>
  </w:style>
  <w:style w:type="paragraph" w:styleId="Paragrafoelenco">
    <w:name w:val="List Paragraph"/>
    <w:basedOn w:val="Normale"/>
    <w:rsid w:val="005A76F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387</Words>
  <Characters>2209</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2019-06-20T10:27:00Z</dcterms:created>
  <dcterms:modified xsi:type="dcterms:W3CDTF">2019-06-20T10:35:00Z</dcterms:modified>
</cp:coreProperties>
</file>