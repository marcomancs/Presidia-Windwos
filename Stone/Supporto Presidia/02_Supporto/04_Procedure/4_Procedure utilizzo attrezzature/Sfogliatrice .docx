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62A43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62A43" w:rsidRPr="00FE26E4" w:rsidRDefault="00A62A43" w:rsidP="007A0394">
            <w:pPr>
              <w:pStyle w:val="Titolo3"/>
            </w:pPr>
            <w:bookmarkStart w:id="0" w:name="_Toc11235589"/>
            <w:bookmarkStart w:id="1" w:name="_Toc11315294"/>
            <w:r>
              <w:t xml:space="preserve">ATTREZZATURE: </w:t>
            </w:r>
            <w:bookmarkEnd w:id="0"/>
            <w:bookmarkEnd w:id="1"/>
            <w:r>
              <w:t xml:space="preserve">SFOGLIATRICE </w:t>
            </w:r>
          </w:p>
        </w:tc>
      </w:tr>
      <w:tr w:rsidR="00A62A43" w:rsidRPr="00671D56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62A43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62A43" w:rsidRPr="00671D56" w:rsidRDefault="00A62A4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62A43" w:rsidRPr="00AC3990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AC3990" w:rsidRDefault="00A62A43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62A43" w:rsidRPr="00AC3990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Default="00A62A43" w:rsidP="007A0394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A62A43" w:rsidRDefault="00A62A43" w:rsidP="007A0394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A62A43" w:rsidRPr="00AC3990" w:rsidRDefault="00A62A43" w:rsidP="007A0394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A62A43" w:rsidRPr="00A653D4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bookmarkStart w:id="2" w:name="_GoBack" w:colFirst="1" w:colLast="1"/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1F1D3D" w:rsidRDefault="00A62A43" w:rsidP="007A0394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Nel suo USO NORMALE, e ragionevolmente prevedibile, la macchina può essere utilizzata soltanto per appiattire, spianare ed allungare pezzi di impasto a freddo, di formatura varia ottenendo spessori e diametri desiderati nell'industria e nei negozi alimentari.</w:t>
            </w:r>
          </w:p>
          <w:p w:rsidR="00A62A43" w:rsidRPr="001F1D3D" w:rsidRDefault="00A62A43" w:rsidP="007A0394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La macchina non deve essere utilizzata IN MODO IMPROPRIO; in particolare: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non deve essere impiegata per usi domestici,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non deve essere fatta funzionare con parametri diversi da quelli riportati nella tabella delle caratteristiche tecniche,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per ogni uso della macchina con modalità diverse da quelle indicate nel presente manuale, il costruttore ne declina ogni responsabilità,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l’utilizzatore è responsabile dei danni risultanti dalla mancata osservanza delle condizioni di esercizio concordate in sede di specifica tecnica e di conferma d’ordine,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non fare funzionare la macchina a vuoto, </w:t>
            </w:r>
          </w:p>
          <w:p w:rsidR="00A62A43" w:rsidRPr="001F1D3D" w:rsidRDefault="00A62A43" w:rsidP="007A039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non manomettere o deteriorare volutamente né rimuovere o nascondere le etichette.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La macchina non deve essere utilizzata IN MODO NON CORRETTO ovvero VIETATO in quanto si potrebbero causare danni o ferite per l’operatore; in particolare: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spostare la macchina quando è allacciata all’alimentazione elettrica;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tirare il cavo di alimentazione elettrica o la macchina per scollegare la spina di alimentazione,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porre dei pesi sulla macchina o sul cavo di alimentazione elettrica,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posizionare il cavo di alimentazione elettrica su parti taglienti o con pericolo di ustione,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l’impiego della macchina con il cavo di alimentazione elettrica od i dispositivi di comando danneggiati e non integri;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vietato lasciare la macchina spenta con il cavo di alimentazione elettrica allacciato alla spina di alimentazione,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lasciare la macchina caricata incustodita;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infilare qualsiasi tipo di oggetto all’interno della calotta di ventilazione del motore;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vietato infilare qualsiasi tipo di oggetto sotto il basamento della macchina o posizionare panni o altro tra i piedini di appoggio della macchina ed il banco di lavoro,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l’impiego di sostanze infiammabili, corrosive o nocive per la pulizia,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immergere la macchina in acqua o altri liquidi;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l’utilizzo a personale non autorizzato e con vestiario diverso da quello indicato per l’uso,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introdurre prodotti od oggetti aventi caratteristiche diverse da quelle indicate nell’uso normale, quali per </w:t>
            </w:r>
            <w:proofErr w:type="spellStart"/>
            <w:r w:rsidRPr="001F1D3D">
              <w:rPr>
                <w:sz w:val="20"/>
                <w:szCs w:val="20"/>
              </w:rPr>
              <w:t>es</w:t>
            </w:r>
            <w:proofErr w:type="spellEnd"/>
            <w:r w:rsidRPr="001F1D3D">
              <w:rPr>
                <w:sz w:val="20"/>
                <w:szCs w:val="20"/>
              </w:rPr>
              <w:t xml:space="preserve">. ossa, carne congelata, prodotti non alimentari, od altri oggetti quali sciarpe, </w:t>
            </w:r>
            <w:proofErr w:type="spellStart"/>
            <w:r w:rsidRPr="001F1D3D">
              <w:rPr>
                <w:sz w:val="20"/>
                <w:szCs w:val="20"/>
              </w:rPr>
              <w:t>etc</w:t>
            </w:r>
            <w:proofErr w:type="spellEnd"/>
            <w:r w:rsidRPr="001F1D3D">
              <w:rPr>
                <w:sz w:val="20"/>
                <w:szCs w:val="20"/>
              </w:rPr>
              <w:t xml:space="preserve">…,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il funzionamento con i ripari di protezione e fissi non bloccati correttamente o asportati;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vietata la parziale o totale neutralizzazione, rimozione, modifica o rendere comunque inefficaci le protezioni, dei micro interruttori di sicurezza e delle segnalazioni di pericolo.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lastRenderedPageBreak/>
              <w:t xml:space="preserve">è vietato il funzionamento senza che siano stati adottati da parte dell’utilizzatore tutti i provvedimenti circa l’eliminazione dei rischi residui,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fumare od usare apparecchi a fiamma libera e manipolare materiali incandescenti, a meno che non siano adottate idonee misure di sicurezza,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azionare o regolare i dispositivi di controllo e di bloccaggio quali pomelli o simili sia durante il funzionamento della macchina, sia se non si è autorizzati </w:t>
            </w:r>
          </w:p>
          <w:p w:rsidR="00A62A43" w:rsidRPr="001F1D3D" w:rsidRDefault="00A62A43" w:rsidP="00A62A43">
            <w:pPr>
              <w:pStyle w:val="Paragrafoelenco"/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vietato impiegare ingredienti rischiosi per la salute dell’operatore e del manutentore. Inoltre non devono determinare zone potenzialmente esplosive, in quanto la macchina non è adeguata per l’impiego o trattare prodotti che determinano zone potenzialmente esplosive.</w:t>
            </w:r>
          </w:p>
          <w:p w:rsidR="00A62A43" w:rsidRPr="001F1D3D" w:rsidRDefault="00A62A43" w:rsidP="007A0394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.</w:t>
            </w:r>
          </w:p>
        </w:tc>
      </w:tr>
      <w:tr w:rsidR="00A62A43" w:rsidRPr="00671D56" w:rsidTr="007A0394">
        <w:trPr>
          <w:trHeight w:val="1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Pr="006C1934" w:rsidRDefault="00A62A43" w:rsidP="007A0394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1F1D3D" w:rsidRDefault="00A62A43" w:rsidP="007A0394">
            <w:pPr>
              <w:rPr>
                <w:sz w:val="20"/>
                <w:szCs w:val="20"/>
              </w:rPr>
            </w:pPr>
            <w:ins w:id="3" w:author="Lionel" w:date="2019-02-04T17:45:00Z">
              <w:r w:rsidRPr="001F1D3D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0288" behindDoc="0" locked="0" layoutInCell="1" allowOverlap="1" wp14:anchorId="3561AB6A" wp14:editId="7EF9DB7E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106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1F1D3D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59264" behindDoc="1" locked="0" layoutInCell="1" allowOverlap="1" wp14:anchorId="526676BF" wp14:editId="3FE64E89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9" name="Immagine 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62A43" w:rsidRPr="001F1D3D" w:rsidRDefault="00A62A43" w:rsidP="007A0394">
            <w:pPr>
              <w:rPr>
                <w:sz w:val="20"/>
                <w:szCs w:val="20"/>
              </w:rPr>
            </w:pPr>
            <w:ins w:id="4" w:author="Lionel" w:date="2019-02-05T10:21:00Z">
              <w:r w:rsidRPr="001F1D3D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2336" behindDoc="0" locked="0" layoutInCell="1" allowOverlap="1" wp14:anchorId="015FACC0" wp14:editId="4E72E018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64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A62A43" w:rsidRPr="00E06398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62A43" w:rsidRDefault="00A62A43" w:rsidP="007A0394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Scarpa di sicurezza (EN ISO 20345)</w:t>
            </w:r>
          </w:p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Cuffie per alimenti TNT (EN 340)</w:t>
            </w:r>
          </w:p>
          <w:p w:rsidR="00A62A43" w:rsidRPr="001F1D3D" w:rsidRDefault="00A62A43" w:rsidP="00A62A4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Tuta da lavoro</w:t>
            </w:r>
          </w:p>
        </w:tc>
      </w:tr>
      <w:bookmarkEnd w:id="2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E3C1A"/>
    <w:multiLevelType w:val="hybridMultilevel"/>
    <w:tmpl w:val="C068EC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E51E0"/>
    <w:multiLevelType w:val="hybridMultilevel"/>
    <w:tmpl w:val="6E32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D11B1"/>
    <w:multiLevelType w:val="hybridMultilevel"/>
    <w:tmpl w:val="8408A6EC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C17669"/>
    <w:multiLevelType w:val="hybridMultilevel"/>
    <w:tmpl w:val="C5C23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22A7C"/>
    <w:multiLevelType w:val="hybridMultilevel"/>
    <w:tmpl w:val="DFD826E0"/>
    <w:lvl w:ilvl="0" w:tplc="4B50B8B0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6A168E"/>
    <w:multiLevelType w:val="hybridMultilevel"/>
    <w:tmpl w:val="DB26E15E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C11AD1"/>
    <w:multiLevelType w:val="hybridMultilevel"/>
    <w:tmpl w:val="F1E6B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C7329"/>
    <w:multiLevelType w:val="hybridMultilevel"/>
    <w:tmpl w:val="72386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43"/>
    <w:rsid w:val="001F1D3D"/>
    <w:rsid w:val="00A62A4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77A98-DA21-4E15-81A9-7162D2D9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62A4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62A4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62A4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62A4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2019-06-17T08:56:00Z</dcterms:created>
  <dcterms:modified xsi:type="dcterms:W3CDTF">2019-06-17T09:25:00Z</dcterms:modified>
</cp:coreProperties>
</file>