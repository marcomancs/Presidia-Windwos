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7027E7" w:rsidRPr="000C7615" w14:paraId="430CA0EE" w14:textId="77777777" w:rsidTr="00A31832">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14:paraId="2DEB9DAC" w14:textId="77777777" w:rsidR="007027E7" w:rsidRPr="000C7615" w:rsidRDefault="007027E7" w:rsidP="00A31832">
            <w:pPr>
              <w:keepNext/>
              <w:spacing w:before="240" w:after="60" w:line="256" w:lineRule="auto"/>
              <w:outlineLvl w:val="2"/>
              <w:rPr>
                <w:rFonts w:cs="Arial"/>
                <w:b/>
                <w:bCs/>
                <w:color w:val="0000FF"/>
                <w:lang w:eastAsia="en-US"/>
              </w:rPr>
            </w:pPr>
            <w:r w:rsidRPr="000C7615">
              <w:rPr>
                <w:rFonts w:cs="Arial"/>
                <w:b/>
                <w:bCs/>
                <w:color w:val="0000FF"/>
                <w:lang w:eastAsia="en-US"/>
              </w:rPr>
              <w:t>ATTREZZATURE: GRUETTA IDRAULICA (CAPRETTA)</w:t>
            </w:r>
          </w:p>
        </w:tc>
      </w:tr>
      <w:tr w:rsidR="007027E7" w:rsidRPr="000C7615" w14:paraId="2B4CB722" w14:textId="77777777" w:rsidTr="00A31832">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14:paraId="5686B54F" w14:textId="77777777" w:rsidR="007027E7" w:rsidRPr="000C7615" w:rsidRDefault="007027E7" w:rsidP="00A31832">
            <w:pPr>
              <w:spacing w:line="256" w:lineRule="auto"/>
              <w:rPr>
                <w:b/>
                <w:lang w:eastAsia="en-US"/>
              </w:rPr>
            </w:pPr>
            <w:r w:rsidRPr="000C7615">
              <w:rPr>
                <w:b/>
                <w:lang w:eastAsia="en-US"/>
              </w:rPr>
              <w:t>Possibili cause</w:t>
            </w:r>
          </w:p>
        </w:tc>
        <w:tc>
          <w:tcPr>
            <w:tcW w:w="7534" w:type="dxa"/>
            <w:tcBorders>
              <w:top w:val="single" w:sz="12" w:space="0" w:color="auto"/>
              <w:left w:val="single" w:sz="4" w:space="0" w:color="auto"/>
              <w:bottom w:val="single" w:sz="4" w:space="0" w:color="auto"/>
              <w:right w:val="single" w:sz="4" w:space="0" w:color="auto"/>
            </w:tcBorders>
            <w:vAlign w:val="center"/>
            <w:hideMark/>
          </w:tcPr>
          <w:p w14:paraId="08E6724B" w14:textId="77777777" w:rsidR="007027E7" w:rsidRPr="000C7615" w:rsidRDefault="007027E7" w:rsidP="00A31832">
            <w:pPr>
              <w:spacing w:line="256" w:lineRule="auto"/>
              <w:rPr>
                <w:b/>
                <w:sz w:val="20"/>
                <w:szCs w:val="20"/>
                <w:lang w:eastAsia="en-US"/>
              </w:rPr>
            </w:pPr>
            <w:r w:rsidRPr="000C7615">
              <w:rPr>
                <w:b/>
                <w:sz w:val="20"/>
                <w:szCs w:val="20"/>
                <w:lang w:eastAsia="en-US"/>
              </w:rPr>
              <w:t>Utilizzo improprio dell’attrezzatura</w:t>
            </w:r>
          </w:p>
          <w:p w14:paraId="0BBB4B84" w14:textId="77777777" w:rsidR="007027E7" w:rsidRPr="000C7615" w:rsidRDefault="007027E7" w:rsidP="00A31832">
            <w:pPr>
              <w:spacing w:line="256" w:lineRule="auto"/>
              <w:rPr>
                <w:b/>
                <w:sz w:val="20"/>
                <w:szCs w:val="20"/>
                <w:lang w:eastAsia="en-US"/>
              </w:rPr>
            </w:pPr>
            <w:r w:rsidRPr="000C7615">
              <w:rPr>
                <w:b/>
                <w:sz w:val="20"/>
                <w:szCs w:val="20"/>
                <w:lang w:eastAsia="en-US"/>
              </w:rPr>
              <w:t>Rischio per incompetenza dell’operatore</w:t>
            </w:r>
          </w:p>
        </w:tc>
      </w:tr>
      <w:tr w:rsidR="007027E7" w:rsidRPr="000C7615" w14:paraId="5FDF06D3" w14:textId="77777777" w:rsidTr="00A31832">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391A6553" w14:textId="77777777" w:rsidR="007027E7" w:rsidRPr="000C7615" w:rsidRDefault="007027E7" w:rsidP="00A31832">
            <w:pPr>
              <w:spacing w:line="256" w:lineRule="auto"/>
              <w:rPr>
                <w:b/>
                <w:lang w:eastAsia="en-US"/>
              </w:rPr>
            </w:pPr>
            <w:r w:rsidRPr="000C7615">
              <w:rPr>
                <w:b/>
                <w:lang w:eastAsia="en-US"/>
              </w:rPr>
              <w:t>Soggetti esposti</w:t>
            </w:r>
          </w:p>
        </w:tc>
        <w:tc>
          <w:tcPr>
            <w:tcW w:w="7534" w:type="dxa"/>
            <w:tcBorders>
              <w:top w:val="single" w:sz="4" w:space="0" w:color="auto"/>
              <w:left w:val="single" w:sz="4" w:space="0" w:color="auto"/>
              <w:bottom w:val="single" w:sz="4" w:space="0" w:color="auto"/>
              <w:right w:val="single" w:sz="4" w:space="0" w:color="auto"/>
            </w:tcBorders>
            <w:vAlign w:val="center"/>
            <w:hideMark/>
          </w:tcPr>
          <w:p w14:paraId="44ADF00D" w14:textId="77777777" w:rsidR="007027E7" w:rsidRPr="000C7615" w:rsidRDefault="007027E7" w:rsidP="00A31832">
            <w:pPr>
              <w:spacing w:line="256" w:lineRule="auto"/>
              <w:rPr>
                <w:bCs/>
                <w:iCs/>
                <w:sz w:val="20"/>
                <w:szCs w:val="18"/>
                <w:lang w:eastAsia="en-US"/>
              </w:rPr>
            </w:pPr>
            <w:r w:rsidRPr="000C7615">
              <w:rPr>
                <w:bCs/>
                <w:iCs/>
                <w:sz w:val="20"/>
                <w:szCs w:val="18"/>
                <w:lang w:eastAsia="en-US"/>
              </w:rPr>
              <w:t>Lavoratori</w:t>
            </w:r>
          </w:p>
        </w:tc>
      </w:tr>
      <w:tr w:rsidR="007027E7" w:rsidRPr="000C7615" w14:paraId="78FFF15C" w14:textId="77777777" w:rsidTr="00A31832">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0A15C045" w14:textId="77777777" w:rsidR="007027E7" w:rsidRPr="000C7615" w:rsidRDefault="007027E7" w:rsidP="00A31832">
            <w:pPr>
              <w:spacing w:line="256" w:lineRule="auto"/>
              <w:rPr>
                <w:b/>
                <w:lang w:eastAsia="en-US"/>
              </w:rPr>
            </w:pPr>
            <w:r w:rsidRPr="000C7615">
              <w:rPr>
                <w:b/>
                <w:lang w:eastAsia="en-US"/>
              </w:rPr>
              <w:t>Effetti del rischio</w:t>
            </w:r>
          </w:p>
        </w:tc>
        <w:tc>
          <w:tcPr>
            <w:tcW w:w="7534" w:type="dxa"/>
            <w:tcBorders>
              <w:top w:val="single" w:sz="4" w:space="0" w:color="auto"/>
              <w:left w:val="single" w:sz="4" w:space="0" w:color="auto"/>
              <w:bottom w:val="single" w:sz="4" w:space="0" w:color="auto"/>
              <w:right w:val="single" w:sz="4" w:space="0" w:color="auto"/>
            </w:tcBorders>
            <w:vAlign w:val="center"/>
            <w:hideMark/>
          </w:tcPr>
          <w:p w14:paraId="7F7DD4F4" w14:textId="77777777" w:rsidR="007027E7" w:rsidRPr="000C7615" w:rsidRDefault="007027E7" w:rsidP="00A31832">
            <w:pPr>
              <w:spacing w:line="256" w:lineRule="auto"/>
              <w:rPr>
                <w:sz w:val="20"/>
                <w:szCs w:val="18"/>
                <w:lang w:eastAsia="en-US"/>
              </w:rPr>
            </w:pPr>
            <w:r w:rsidRPr="000C7615">
              <w:rPr>
                <w:sz w:val="20"/>
                <w:szCs w:val="18"/>
                <w:lang w:eastAsia="en-US"/>
              </w:rPr>
              <w:t>RIBALTAMENTO</w:t>
            </w:r>
          </w:p>
          <w:p w14:paraId="195F9632" w14:textId="77777777" w:rsidR="007027E7" w:rsidRPr="000C7615" w:rsidRDefault="007027E7" w:rsidP="00A31832">
            <w:pPr>
              <w:spacing w:line="256" w:lineRule="auto"/>
              <w:rPr>
                <w:sz w:val="20"/>
                <w:szCs w:val="18"/>
                <w:lang w:eastAsia="en-US"/>
              </w:rPr>
            </w:pPr>
            <w:r w:rsidRPr="000C7615">
              <w:rPr>
                <w:sz w:val="20"/>
                <w:szCs w:val="18"/>
                <w:lang w:eastAsia="en-US"/>
              </w:rPr>
              <w:t>SCHIACCIAMENTO E LESIONI PER CADUTA CARICO</w:t>
            </w:r>
          </w:p>
          <w:p w14:paraId="0311B1E4" w14:textId="77777777" w:rsidR="007027E7" w:rsidRPr="000C7615" w:rsidRDefault="007027E7" w:rsidP="00A31832">
            <w:pPr>
              <w:spacing w:line="256" w:lineRule="auto"/>
              <w:rPr>
                <w:sz w:val="20"/>
                <w:szCs w:val="18"/>
                <w:lang w:eastAsia="en-US"/>
              </w:rPr>
            </w:pPr>
            <w:r w:rsidRPr="000C7615">
              <w:rPr>
                <w:sz w:val="20"/>
                <w:szCs w:val="18"/>
                <w:lang w:eastAsia="en-US"/>
              </w:rPr>
              <w:t>INVESTIMENTO</w:t>
            </w:r>
          </w:p>
          <w:p w14:paraId="58E2345E" w14:textId="77777777" w:rsidR="007027E7" w:rsidRPr="000C7615" w:rsidRDefault="007027E7" w:rsidP="00A31832">
            <w:pPr>
              <w:spacing w:line="256" w:lineRule="auto"/>
              <w:rPr>
                <w:sz w:val="20"/>
                <w:szCs w:val="18"/>
                <w:lang w:eastAsia="en-US"/>
              </w:rPr>
            </w:pPr>
            <w:r w:rsidRPr="000C7615">
              <w:rPr>
                <w:sz w:val="20"/>
                <w:szCs w:val="18"/>
                <w:lang w:eastAsia="en-US"/>
              </w:rPr>
              <w:t>FERITE E TAGLI</w:t>
            </w:r>
          </w:p>
        </w:tc>
      </w:tr>
      <w:tr w:rsidR="007027E7" w:rsidRPr="000C7615" w14:paraId="589C1BC5" w14:textId="77777777" w:rsidTr="00A31832">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0DDB46E5" w14:textId="77777777" w:rsidR="007027E7" w:rsidRPr="000C7615" w:rsidRDefault="007027E7" w:rsidP="00A31832">
            <w:pPr>
              <w:spacing w:line="256" w:lineRule="auto"/>
              <w:rPr>
                <w:b/>
                <w:lang w:eastAsia="en-US"/>
              </w:rPr>
            </w:pPr>
            <w:r w:rsidRPr="000C7615">
              <w:rPr>
                <w:b/>
                <w:lang w:eastAsia="en-US"/>
              </w:rPr>
              <w:t>Procedure di lavoro</w:t>
            </w:r>
          </w:p>
        </w:tc>
        <w:tc>
          <w:tcPr>
            <w:tcW w:w="7534" w:type="dxa"/>
            <w:tcBorders>
              <w:top w:val="single" w:sz="4" w:space="0" w:color="auto"/>
              <w:left w:val="single" w:sz="4" w:space="0" w:color="auto"/>
              <w:bottom w:val="single" w:sz="4" w:space="0" w:color="auto"/>
              <w:right w:val="single" w:sz="4" w:space="0" w:color="auto"/>
            </w:tcBorders>
            <w:vAlign w:val="center"/>
          </w:tcPr>
          <w:p w14:paraId="303B6508" w14:textId="77777777" w:rsidR="007027E7" w:rsidRPr="000C7615" w:rsidRDefault="007027E7" w:rsidP="00A31832">
            <w:pPr>
              <w:suppressAutoHyphens w:val="0"/>
              <w:spacing w:line="256" w:lineRule="auto"/>
              <w:textAlignment w:val="auto"/>
              <w:rPr>
                <w:color w:val="000000"/>
                <w:sz w:val="20"/>
                <w:szCs w:val="20"/>
              </w:rPr>
            </w:pPr>
            <w:r w:rsidRPr="000C7615">
              <w:rPr>
                <w:color w:val="000000"/>
                <w:sz w:val="20"/>
                <w:szCs w:val="20"/>
              </w:rPr>
              <w:t>Prima di porre in servizio la gru a bandiera è necessario:</w:t>
            </w:r>
          </w:p>
          <w:p w14:paraId="719FB354" w14:textId="77777777" w:rsidR="007027E7" w:rsidRPr="000C7615" w:rsidRDefault="007027E7" w:rsidP="007027E7">
            <w:pPr>
              <w:numPr>
                <w:ilvl w:val="0"/>
                <w:numId w:val="3"/>
              </w:numPr>
              <w:suppressAutoHyphens w:val="0"/>
              <w:spacing w:line="256" w:lineRule="auto"/>
              <w:contextualSpacing/>
              <w:textAlignment w:val="auto"/>
              <w:rPr>
                <w:sz w:val="20"/>
                <w:szCs w:val="18"/>
                <w:lang w:eastAsia="en-US"/>
              </w:rPr>
            </w:pPr>
            <w:r w:rsidRPr="000C7615">
              <w:rPr>
                <w:color w:val="000000"/>
                <w:sz w:val="20"/>
                <w:szCs w:val="20"/>
              </w:rPr>
              <w:t>Leggere e comprendere libretto d’uso e manutenzione</w:t>
            </w:r>
          </w:p>
          <w:p w14:paraId="16AF8C0A" w14:textId="77777777" w:rsidR="007027E7" w:rsidRPr="000C7615" w:rsidRDefault="007027E7" w:rsidP="007027E7">
            <w:pPr>
              <w:numPr>
                <w:ilvl w:val="0"/>
                <w:numId w:val="3"/>
              </w:numPr>
              <w:suppressAutoHyphens w:val="0"/>
              <w:spacing w:line="256" w:lineRule="auto"/>
              <w:contextualSpacing/>
              <w:textAlignment w:val="auto"/>
              <w:rPr>
                <w:sz w:val="20"/>
                <w:szCs w:val="18"/>
                <w:lang w:eastAsia="en-US"/>
              </w:rPr>
            </w:pPr>
            <w:r w:rsidRPr="000C7615">
              <w:rPr>
                <w:sz w:val="20"/>
                <w:szCs w:val="18"/>
              </w:rPr>
              <w:t>Il personale deve essere addestrato all’uso da persona esperta</w:t>
            </w:r>
          </w:p>
          <w:p w14:paraId="679C0C1C" w14:textId="77777777" w:rsidR="007027E7" w:rsidRPr="000C7615" w:rsidRDefault="007027E7" w:rsidP="007027E7">
            <w:pPr>
              <w:numPr>
                <w:ilvl w:val="0"/>
                <w:numId w:val="3"/>
              </w:numPr>
              <w:suppressAutoHyphens w:val="0"/>
              <w:spacing w:line="256" w:lineRule="auto"/>
              <w:contextualSpacing/>
              <w:textAlignment w:val="auto"/>
              <w:rPr>
                <w:sz w:val="20"/>
                <w:szCs w:val="18"/>
                <w:lang w:eastAsia="en-US"/>
              </w:rPr>
            </w:pPr>
            <w:r w:rsidRPr="000C7615">
              <w:rPr>
                <w:color w:val="000000"/>
                <w:sz w:val="20"/>
                <w:szCs w:val="20"/>
              </w:rPr>
              <w:t>Conoscere quali dispositivi di sicurezza sono installati sulla gru e la loro localizzazione;</w:t>
            </w:r>
          </w:p>
          <w:p w14:paraId="68897C04" w14:textId="77777777" w:rsidR="007027E7" w:rsidRPr="000C7615" w:rsidRDefault="007027E7" w:rsidP="007027E7">
            <w:pPr>
              <w:numPr>
                <w:ilvl w:val="0"/>
                <w:numId w:val="3"/>
              </w:numPr>
              <w:suppressAutoHyphens w:val="0"/>
              <w:spacing w:line="256" w:lineRule="auto"/>
              <w:contextualSpacing/>
              <w:textAlignment w:val="auto"/>
              <w:rPr>
                <w:sz w:val="20"/>
                <w:szCs w:val="18"/>
                <w:lang w:eastAsia="en-US"/>
              </w:rPr>
            </w:pPr>
            <w:r w:rsidRPr="000C7615">
              <w:rPr>
                <w:color w:val="000000"/>
                <w:sz w:val="20"/>
                <w:szCs w:val="20"/>
              </w:rPr>
              <w:t>Alcune attività da effettuarsi su componenti in funzione (es.: sostituzione della fune o della catena impiegato con la gru) espongono gli operatori a situazioni di grave pericolo;</w:t>
            </w:r>
          </w:p>
          <w:p w14:paraId="7D678A3A" w14:textId="77777777" w:rsidR="007027E7" w:rsidRPr="000C7615" w:rsidRDefault="007027E7" w:rsidP="007027E7">
            <w:pPr>
              <w:numPr>
                <w:ilvl w:val="0"/>
                <w:numId w:val="3"/>
              </w:numPr>
              <w:suppressAutoHyphens w:val="0"/>
              <w:spacing w:line="256" w:lineRule="auto"/>
              <w:contextualSpacing/>
              <w:textAlignment w:val="auto"/>
              <w:rPr>
                <w:sz w:val="20"/>
                <w:szCs w:val="18"/>
                <w:lang w:eastAsia="en-US"/>
              </w:rPr>
            </w:pPr>
            <w:r w:rsidRPr="000C7615">
              <w:rPr>
                <w:color w:val="000000"/>
                <w:sz w:val="20"/>
                <w:szCs w:val="20"/>
              </w:rPr>
              <w:t>Il personale deve essere autorizzato ed appositamente istruito relativamente alle procedure operative da seguire, alle situazioni di pericolo che potrebbero presentarsi ed ai metodi corretti per evitarle.</w:t>
            </w:r>
          </w:p>
          <w:p w14:paraId="082EDF0A" w14:textId="77777777" w:rsidR="007027E7" w:rsidRPr="000C7615" w:rsidRDefault="007027E7" w:rsidP="007027E7">
            <w:pPr>
              <w:numPr>
                <w:ilvl w:val="0"/>
                <w:numId w:val="3"/>
              </w:numPr>
              <w:suppressAutoHyphens w:val="0"/>
              <w:spacing w:line="256" w:lineRule="auto"/>
              <w:contextualSpacing/>
              <w:textAlignment w:val="auto"/>
              <w:rPr>
                <w:sz w:val="20"/>
                <w:szCs w:val="18"/>
                <w:lang w:eastAsia="en-US"/>
              </w:rPr>
            </w:pPr>
            <w:r w:rsidRPr="000C7615">
              <w:rPr>
                <w:color w:val="000000"/>
                <w:sz w:val="20"/>
                <w:szCs w:val="20"/>
              </w:rPr>
              <w:t>Se eccezionalmente per permettere l'esecuzione di un particolare intervento tecnico specialistico di manutenzione, ispezione o riparazione il personale incaricato deve disattivare completamente o parzialmente aprire o rimuovere i ripari protettivi, sarà suo preciso dovere al termine delle operazioni</w:t>
            </w:r>
            <w:r w:rsidRPr="000C7615">
              <w:rPr>
                <w:color w:val="000000"/>
                <w:sz w:val="20"/>
                <w:szCs w:val="20"/>
              </w:rPr>
              <w:br/>
              <w:t>ripristinare immediatamente i ripari interessati.</w:t>
            </w:r>
          </w:p>
          <w:p w14:paraId="092F41CD" w14:textId="77777777" w:rsidR="007027E7" w:rsidRPr="000C7615" w:rsidRDefault="007027E7" w:rsidP="007027E7">
            <w:pPr>
              <w:numPr>
                <w:ilvl w:val="0"/>
                <w:numId w:val="3"/>
              </w:numPr>
              <w:suppressAutoHyphens w:val="0"/>
              <w:spacing w:line="256" w:lineRule="auto"/>
              <w:contextualSpacing/>
              <w:textAlignment w:val="auto"/>
              <w:rPr>
                <w:sz w:val="20"/>
                <w:szCs w:val="18"/>
                <w:lang w:eastAsia="en-US"/>
              </w:rPr>
            </w:pPr>
            <w:r w:rsidRPr="000C7615">
              <w:rPr>
                <w:color w:val="000000"/>
                <w:sz w:val="20"/>
                <w:szCs w:val="20"/>
              </w:rPr>
              <w:t>Il personale incaricato delle operazioni di manutenzione, ispezione e riparazione, per salvaguardare la propria incolumità deve, prima di iniziare la sua attività e nei limiti del possibile, porre in atto tutte le necessarie misure preventive di sicurezza ed in particolare deve controllare che:</w:t>
            </w:r>
          </w:p>
          <w:p w14:paraId="74FC0DAA" w14:textId="77777777" w:rsidR="007027E7" w:rsidRPr="000C7615" w:rsidRDefault="007027E7" w:rsidP="007027E7">
            <w:pPr>
              <w:numPr>
                <w:ilvl w:val="0"/>
                <w:numId w:val="3"/>
              </w:numPr>
              <w:suppressAutoHyphens w:val="0"/>
              <w:spacing w:line="256" w:lineRule="auto"/>
              <w:contextualSpacing/>
              <w:textAlignment w:val="auto"/>
              <w:rPr>
                <w:sz w:val="20"/>
                <w:szCs w:val="18"/>
                <w:lang w:eastAsia="en-US"/>
              </w:rPr>
            </w:pPr>
            <w:r w:rsidRPr="000C7615">
              <w:rPr>
                <w:color w:val="000000"/>
                <w:sz w:val="20"/>
                <w:szCs w:val="20"/>
              </w:rPr>
              <w:t>I carichi devono essere:</w:t>
            </w:r>
          </w:p>
          <w:p w14:paraId="04A53BCE" w14:textId="77777777" w:rsidR="007027E7" w:rsidRPr="000C7615" w:rsidRDefault="007027E7" w:rsidP="007027E7">
            <w:pPr>
              <w:numPr>
                <w:ilvl w:val="0"/>
                <w:numId w:val="4"/>
              </w:numPr>
              <w:suppressAutoHyphens w:val="0"/>
              <w:spacing w:line="256" w:lineRule="auto"/>
              <w:contextualSpacing/>
              <w:textAlignment w:val="auto"/>
              <w:rPr>
                <w:sz w:val="20"/>
                <w:szCs w:val="18"/>
                <w:lang w:eastAsia="en-US"/>
              </w:rPr>
            </w:pPr>
            <w:r w:rsidRPr="000C7615">
              <w:rPr>
                <w:color w:val="000000"/>
                <w:sz w:val="20"/>
                <w:szCs w:val="20"/>
              </w:rPr>
              <w:t>Di forma, dimensioni, massa, equilibratura e temperatura idonee alle caratteristiche del luogo in cui devono essere movimentati e devono essere compatibili con le prestazioni della gru a bandiera.</w:t>
            </w:r>
          </w:p>
          <w:p w14:paraId="51F409DA" w14:textId="77777777" w:rsidR="007027E7" w:rsidRPr="000C7615" w:rsidRDefault="007027E7" w:rsidP="007027E7">
            <w:pPr>
              <w:numPr>
                <w:ilvl w:val="0"/>
                <w:numId w:val="4"/>
              </w:numPr>
              <w:suppressAutoHyphens w:val="0"/>
              <w:spacing w:line="256" w:lineRule="auto"/>
              <w:contextualSpacing/>
              <w:textAlignment w:val="auto"/>
              <w:rPr>
                <w:sz w:val="20"/>
                <w:szCs w:val="18"/>
                <w:lang w:eastAsia="en-US"/>
              </w:rPr>
            </w:pPr>
            <w:r w:rsidRPr="000C7615">
              <w:rPr>
                <w:color w:val="000000"/>
                <w:sz w:val="20"/>
                <w:szCs w:val="20"/>
              </w:rPr>
              <w:t>Dotati di idonei punti di presa e/o imbracati con appositi accessori che evitino la caduta accidentale</w:t>
            </w:r>
          </w:p>
          <w:p w14:paraId="1A2ADCFE" w14:textId="77777777" w:rsidR="007027E7" w:rsidRPr="000C7615" w:rsidRDefault="007027E7" w:rsidP="007027E7">
            <w:pPr>
              <w:numPr>
                <w:ilvl w:val="0"/>
                <w:numId w:val="4"/>
              </w:numPr>
              <w:suppressAutoHyphens w:val="0"/>
              <w:spacing w:line="256" w:lineRule="auto"/>
              <w:contextualSpacing/>
              <w:textAlignment w:val="auto"/>
              <w:rPr>
                <w:sz w:val="20"/>
                <w:szCs w:val="18"/>
                <w:lang w:eastAsia="en-US"/>
              </w:rPr>
            </w:pPr>
            <w:r w:rsidRPr="000C7615">
              <w:rPr>
                <w:color w:val="000000"/>
                <w:sz w:val="20"/>
                <w:szCs w:val="20"/>
              </w:rPr>
              <w:t xml:space="preserve">Stabili e non soggetti a cambiare la loro configurazione statica o fisica durante la movimentazione. </w:t>
            </w:r>
          </w:p>
          <w:p w14:paraId="796CCC38" w14:textId="77777777" w:rsidR="007027E7" w:rsidRPr="000C7615" w:rsidRDefault="007027E7" w:rsidP="007027E7">
            <w:pPr>
              <w:numPr>
                <w:ilvl w:val="0"/>
                <w:numId w:val="5"/>
              </w:numPr>
              <w:suppressAutoHyphens w:val="0"/>
              <w:autoSpaceDN/>
              <w:contextualSpacing/>
              <w:textAlignment w:val="auto"/>
              <w:rPr>
                <w:color w:val="000000"/>
                <w:sz w:val="20"/>
                <w:szCs w:val="20"/>
              </w:rPr>
            </w:pPr>
            <w:r w:rsidRPr="000C7615">
              <w:rPr>
                <w:color w:val="000000"/>
                <w:sz w:val="20"/>
                <w:szCs w:val="20"/>
              </w:rPr>
              <w:t>Non è consentita la movimentazione dei seguenti carichi:</w:t>
            </w:r>
          </w:p>
          <w:p w14:paraId="5DE37947" w14:textId="77777777" w:rsidR="007027E7" w:rsidRPr="000C7615" w:rsidRDefault="007027E7" w:rsidP="007027E7">
            <w:pPr>
              <w:numPr>
                <w:ilvl w:val="0"/>
                <w:numId w:val="6"/>
              </w:numPr>
              <w:suppressAutoHyphens w:val="0"/>
              <w:autoSpaceDN/>
              <w:contextualSpacing/>
              <w:textAlignment w:val="auto"/>
            </w:pPr>
            <w:r w:rsidRPr="000C7615">
              <w:rPr>
                <w:color w:val="000000"/>
                <w:sz w:val="20"/>
                <w:szCs w:val="20"/>
              </w:rPr>
              <w:t>il cui peso, compreso l'eventuale accessorio, supera la portata della gru</w:t>
            </w:r>
          </w:p>
          <w:p w14:paraId="7AB07939" w14:textId="77777777" w:rsidR="007027E7" w:rsidRPr="000C7615" w:rsidRDefault="007027E7" w:rsidP="007027E7">
            <w:pPr>
              <w:numPr>
                <w:ilvl w:val="0"/>
                <w:numId w:val="6"/>
              </w:numPr>
              <w:suppressAutoHyphens w:val="0"/>
              <w:autoSpaceDN/>
              <w:contextualSpacing/>
              <w:textAlignment w:val="auto"/>
            </w:pPr>
            <w:r w:rsidRPr="000C7615">
              <w:rPr>
                <w:color w:val="000000"/>
                <w:sz w:val="20"/>
                <w:szCs w:val="20"/>
              </w:rPr>
              <w:t>aventi masse sbilanciate rispetto al proprio centro di gravità.</w:t>
            </w:r>
          </w:p>
          <w:p w14:paraId="5F277724" w14:textId="77777777" w:rsidR="007027E7" w:rsidRPr="000C7615" w:rsidRDefault="007027E7" w:rsidP="007027E7">
            <w:pPr>
              <w:numPr>
                <w:ilvl w:val="0"/>
                <w:numId w:val="6"/>
              </w:numPr>
              <w:suppressAutoHyphens w:val="0"/>
              <w:autoSpaceDN/>
              <w:contextualSpacing/>
              <w:textAlignment w:val="auto"/>
            </w:pPr>
            <w:r w:rsidRPr="000C7615">
              <w:rPr>
                <w:color w:val="000000"/>
                <w:sz w:val="20"/>
                <w:szCs w:val="20"/>
              </w:rPr>
              <w:t>aventi superfici non sufficientemente resistenti alla pressione esercitata dalla presa</w:t>
            </w:r>
          </w:p>
          <w:p w14:paraId="08128E9A" w14:textId="77777777" w:rsidR="007027E7" w:rsidRPr="000C7615" w:rsidRDefault="007027E7" w:rsidP="007027E7">
            <w:pPr>
              <w:numPr>
                <w:ilvl w:val="0"/>
                <w:numId w:val="6"/>
              </w:numPr>
              <w:suppressAutoHyphens w:val="0"/>
              <w:autoSpaceDN/>
              <w:contextualSpacing/>
              <w:textAlignment w:val="auto"/>
            </w:pPr>
            <w:r w:rsidRPr="000C7615">
              <w:t>C</w:t>
            </w:r>
            <w:r w:rsidRPr="000C7615">
              <w:rPr>
                <w:color w:val="000000"/>
                <w:sz w:val="20"/>
                <w:szCs w:val="20"/>
              </w:rPr>
              <w:t>he, per le loro caratteristiche chimicofisiche, siano classificati come pericolosi,</w:t>
            </w:r>
            <w:r w:rsidRPr="000C7615">
              <w:t xml:space="preserve"> </w:t>
            </w:r>
            <w:r w:rsidRPr="000C7615">
              <w:rPr>
                <w:color w:val="000000"/>
                <w:sz w:val="20"/>
                <w:szCs w:val="20"/>
              </w:rPr>
              <w:t xml:space="preserve">quali, ad </w:t>
            </w:r>
            <w:proofErr w:type="gramStart"/>
            <w:r w:rsidRPr="000C7615">
              <w:rPr>
                <w:color w:val="000000"/>
                <w:sz w:val="20"/>
                <w:szCs w:val="20"/>
              </w:rPr>
              <w:t>esempio :</w:t>
            </w:r>
            <w:proofErr w:type="gramEnd"/>
            <w:r w:rsidRPr="000C7615">
              <w:rPr>
                <w:color w:val="000000"/>
                <w:sz w:val="20"/>
                <w:szCs w:val="20"/>
              </w:rPr>
              <w:t xml:space="preserve"> materiali infiammabili, esplosivi, radioattivi, ecc.</w:t>
            </w:r>
          </w:p>
          <w:p w14:paraId="4AF55A59" w14:textId="77777777" w:rsidR="007027E7" w:rsidRPr="000C7615" w:rsidRDefault="007027E7" w:rsidP="007027E7">
            <w:pPr>
              <w:numPr>
                <w:ilvl w:val="0"/>
                <w:numId w:val="6"/>
              </w:numPr>
              <w:suppressAutoHyphens w:val="0"/>
              <w:autoSpaceDN/>
              <w:contextualSpacing/>
              <w:textAlignment w:val="auto"/>
            </w:pPr>
            <w:r w:rsidRPr="000C7615">
              <w:rPr>
                <w:color w:val="000000"/>
                <w:sz w:val="20"/>
                <w:szCs w:val="20"/>
              </w:rPr>
              <w:t>materiali o prodotti tossico nocivi, se non movimentati in appositi contenitori di</w:t>
            </w:r>
            <w:r w:rsidRPr="000C7615">
              <w:t xml:space="preserve"> </w:t>
            </w:r>
            <w:r w:rsidRPr="000C7615">
              <w:rPr>
                <w:color w:val="000000"/>
                <w:sz w:val="20"/>
                <w:szCs w:val="20"/>
              </w:rPr>
              <w:t>sicurezza, quali ad esempio: prodotti chimici corrosivi, con rischi biologici, ecc.</w:t>
            </w:r>
          </w:p>
          <w:p w14:paraId="4197EF35" w14:textId="77777777" w:rsidR="007027E7" w:rsidRPr="000C7615" w:rsidRDefault="007027E7" w:rsidP="007027E7">
            <w:pPr>
              <w:numPr>
                <w:ilvl w:val="0"/>
                <w:numId w:val="6"/>
              </w:numPr>
              <w:suppressAutoHyphens w:val="0"/>
              <w:autoSpaceDN/>
              <w:contextualSpacing/>
              <w:textAlignment w:val="auto"/>
            </w:pPr>
            <w:r w:rsidRPr="000C7615">
              <w:rPr>
                <w:color w:val="000000"/>
                <w:sz w:val="20"/>
                <w:szCs w:val="20"/>
              </w:rPr>
              <w:t>prodotti o sostanze alimentari sfusi, che possono venire a diretto contatto con le</w:t>
            </w:r>
            <w:r w:rsidRPr="000C7615">
              <w:t xml:space="preserve"> </w:t>
            </w:r>
            <w:r w:rsidRPr="000C7615">
              <w:rPr>
                <w:color w:val="000000"/>
                <w:sz w:val="20"/>
                <w:szCs w:val="20"/>
              </w:rPr>
              <w:t>parti del paranco o con i suoi lubrificanti.</w:t>
            </w:r>
          </w:p>
          <w:p w14:paraId="7CC0AD26" w14:textId="77777777" w:rsidR="007027E7" w:rsidRPr="000C7615" w:rsidRDefault="007027E7" w:rsidP="007027E7">
            <w:pPr>
              <w:numPr>
                <w:ilvl w:val="0"/>
                <w:numId w:val="6"/>
              </w:numPr>
              <w:suppressAutoHyphens w:val="0"/>
              <w:autoSpaceDN/>
              <w:contextualSpacing/>
              <w:textAlignment w:val="auto"/>
            </w:pPr>
            <w:r w:rsidRPr="000C7615">
              <w:rPr>
                <w:color w:val="000000"/>
                <w:sz w:val="20"/>
                <w:szCs w:val="20"/>
              </w:rPr>
              <w:t>che possono cambiare la loro configurazione statica e/o chimicofisica o il loro</w:t>
            </w:r>
            <w:r w:rsidRPr="000C7615">
              <w:rPr>
                <w:color w:val="000000"/>
                <w:sz w:val="20"/>
                <w:szCs w:val="20"/>
              </w:rPr>
              <w:br/>
              <w:t>baricentro durante la movimentazione.</w:t>
            </w:r>
          </w:p>
          <w:p w14:paraId="06BF9666" w14:textId="77777777" w:rsidR="007027E7" w:rsidRPr="000C7615" w:rsidRDefault="007027E7" w:rsidP="007027E7">
            <w:pPr>
              <w:numPr>
                <w:ilvl w:val="0"/>
                <w:numId w:val="6"/>
              </w:numPr>
              <w:suppressAutoHyphens w:val="0"/>
              <w:autoSpaceDN/>
              <w:contextualSpacing/>
              <w:textAlignment w:val="auto"/>
            </w:pPr>
            <w:r w:rsidRPr="000C7615">
              <w:rPr>
                <w:color w:val="000000"/>
                <w:sz w:val="20"/>
                <w:szCs w:val="20"/>
              </w:rPr>
              <w:t>non dotati di accessori di cui al punto seguente.</w:t>
            </w:r>
          </w:p>
          <w:p w14:paraId="7EF989D0" w14:textId="77777777" w:rsidR="007027E7" w:rsidRPr="000C7615" w:rsidRDefault="007027E7" w:rsidP="00A31832">
            <w:pPr>
              <w:suppressAutoHyphens w:val="0"/>
              <w:autoSpaceDN/>
              <w:ind w:left="405"/>
              <w:textAlignment w:val="auto"/>
            </w:pPr>
          </w:p>
          <w:p w14:paraId="4628EAB2" w14:textId="77777777" w:rsidR="007027E7" w:rsidRPr="000C7615" w:rsidRDefault="007027E7" w:rsidP="00A31832">
            <w:pPr>
              <w:suppressAutoHyphens w:val="0"/>
              <w:autoSpaceDN/>
              <w:textAlignment w:val="auto"/>
              <w:rPr>
                <w:color w:val="000000"/>
                <w:sz w:val="20"/>
                <w:szCs w:val="20"/>
              </w:rPr>
            </w:pPr>
          </w:p>
          <w:p w14:paraId="2AC08B80" w14:textId="77777777" w:rsidR="007027E7" w:rsidRPr="000C7615" w:rsidRDefault="007027E7" w:rsidP="007027E7">
            <w:pPr>
              <w:numPr>
                <w:ilvl w:val="0"/>
                <w:numId w:val="5"/>
              </w:numPr>
              <w:suppressAutoHyphens w:val="0"/>
              <w:autoSpaceDN/>
              <w:contextualSpacing/>
              <w:textAlignment w:val="auto"/>
              <w:rPr>
                <w:color w:val="000000"/>
                <w:sz w:val="20"/>
                <w:szCs w:val="20"/>
              </w:rPr>
            </w:pPr>
            <w:r w:rsidRPr="000C7615">
              <w:rPr>
                <w:color w:val="000000"/>
                <w:sz w:val="20"/>
                <w:szCs w:val="20"/>
              </w:rPr>
              <w:t xml:space="preserve">La gru non deve essere impiegata in ambienti e </w:t>
            </w:r>
            <w:proofErr w:type="gramStart"/>
            <w:r w:rsidRPr="000C7615">
              <w:rPr>
                <w:color w:val="000000"/>
                <w:sz w:val="20"/>
                <w:szCs w:val="20"/>
              </w:rPr>
              <w:t>zone :</w:t>
            </w:r>
            <w:proofErr w:type="gramEnd"/>
          </w:p>
          <w:p w14:paraId="37B4895D" w14:textId="77777777" w:rsidR="007027E7" w:rsidRPr="000C7615" w:rsidRDefault="007027E7" w:rsidP="007027E7">
            <w:pPr>
              <w:numPr>
                <w:ilvl w:val="0"/>
                <w:numId w:val="7"/>
              </w:numPr>
              <w:suppressAutoHyphens w:val="0"/>
              <w:autoSpaceDN/>
              <w:contextualSpacing/>
              <w:textAlignment w:val="auto"/>
            </w:pPr>
            <w:r w:rsidRPr="000C7615">
              <w:rPr>
                <w:color w:val="000000"/>
                <w:sz w:val="20"/>
                <w:szCs w:val="20"/>
              </w:rPr>
              <w:t>Con vapori, fumi o polveri altamente corrosivi e/o abrasivi (quando ciò non può</w:t>
            </w:r>
            <w:r w:rsidRPr="000C7615">
              <w:t xml:space="preserve"> </w:t>
            </w:r>
            <w:r w:rsidRPr="000C7615">
              <w:rPr>
                <w:color w:val="000000"/>
                <w:sz w:val="20"/>
                <w:szCs w:val="20"/>
              </w:rPr>
              <w:t>essere evitato intensificare i cicli manutentivi).</w:t>
            </w:r>
          </w:p>
          <w:p w14:paraId="240682CA" w14:textId="77777777" w:rsidR="007027E7" w:rsidRPr="000C7615" w:rsidRDefault="007027E7" w:rsidP="007027E7">
            <w:pPr>
              <w:numPr>
                <w:ilvl w:val="0"/>
                <w:numId w:val="7"/>
              </w:numPr>
              <w:suppressAutoHyphens w:val="0"/>
              <w:autoSpaceDN/>
              <w:contextualSpacing/>
              <w:textAlignment w:val="auto"/>
            </w:pPr>
            <w:r w:rsidRPr="000C7615">
              <w:rPr>
                <w:color w:val="000000"/>
                <w:sz w:val="20"/>
                <w:szCs w:val="20"/>
              </w:rPr>
              <w:t>In presenza di fiamme e/o calore superiore alle temperature ammesse.</w:t>
            </w:r>
          </w:p>
          <w:p w14:paraId="28D4363B" w14:textId="77777777" w:rsidR="007027E7" w:rsidRPr="000C7615" w:rsidRDefault="007027E7" w:rsidP="007027E7">
            <w:pPr>
              <w:numPr>
                <w:ilvl w:val="0"/>
                <w:numId w:val="7"/>
              </w:numPr>
              <w:suppressAutoHyphens w:val="0"/>
              <w:autoSpaceDN/>
              <w:contextualSpacing/>
              <w:textAlignment w:val="auto"/>
            </w:pPr>
            <w:r w:rsidRPr="000C7615">
              <w:rPr>
                <w:color w:val="000000"/>
                <w:sz w:val="20"/>
                <w:szCs w:val="20"/>
              </w:rPr>
              <w:t>Con rischi d'incendio o di esplosione e dove sia prescritto l'impiego di componenti</w:t>
            </w:r>
            <w:r w:rsidRPr="000C7615">
              <w:t xml:space="preserve"> </w:t>
            </w:r>
            <w:r w:rsidRPr="000C7615">
              <w:rPr>
                <w:color w:val="000000"/>
                <w:sz w:val="20"/>
                <w:szCs w:val="20"/>
              </w:rPr>
              <w:t>antideflagranti e/o antiscintilla.</w:t>
            </w:r>
          </w:p>
          <w:p w14:paraId="70314DC5" w14:textId="77777777" w:rsidR="007027E7" w:rsidRPr="000C7615" w:rsidRDefault="007027E7" w:rsidP="007027E7">
            <w:pPr>
              <w:numPr>
                <w:ilvl w:val="0"/>
                <w:numId w:val="2"/>
              </w:numPr>
              <w:suppressAutoHyphens w:val="0"/>
              <w:spacing w:line="256" w:lineRule="auto"/>
              <w:contextualSpacing/>
              <w:textAlignment w:val="auto"/>
              <w:rPr>
                <w:sz w:val="20"/>
                <w:szCs w:val="18"/>
                <w:lang w:eastAsia="en-US"/>
              </w:rPr>
            </w:pPr>
            <w:r w:rsidRPr="000C7615">
              <w:rPr>
                <w:color w:val="000000"/>
                <w:sz w:val="20"/>
                <w:szCs w:val="20"/>
              </w:rPr>
              <w:t xml:space="preserve">Le zone pericolose sono tutte quelle dove, in qualsiasi fase operativa, le persone esposte possono essere assoggettate al rischio che si verifichi un evento pericoloso per la loro sicurezza, salute o integrità psicofisica. </w:t>
            </w:r>
            <w:proofErr w:type="gramStart"/>
            <w:r w:rsidRPr="000C7615">
              <w:rPr>
                <w:color w:val="000000"/>
                <w:sz w:val="20"/>
                <w:szCs w:val="20"/>
              </w:rPr>
              <w:t>In particolare</w:t>
            </w:r>
            <w:proofErr w:type="gramEnd"/>
            <w:r w:rsidRPr="000C7615">
              <w:rPr>
                <w:color w:val="000000"/>
                <w:sz w:val="20"/>
                <w:szCs w:val="20"/>
              </w:rPr>
              <w:t xml:space="preserve"> occorre informare le </w:t>
            </w:r>
            <w:r w:rsidRPr="000C7615">
              <w:rPr>
                <w:b/>
                <w:bCs/>
                <w:color w:val="000000"/>
                <w:sz w:val="20"/>
                <w:szCs w:val="20"/>
              </w:rPr>
              <w:t>persone potenzialmente esposte</w:t>
            </w:r>
            <w:r w:rsidRPr="000C7615">
              <w:rPr>
                <w:color w:val="000000"/>
                <w:sz w:val="20"/>
                <w:szCs w:val="20"/>
              </w:rPr>
              <w:t>, che l'operatore addetto</w:t>
            </w:r>
            <w:r w:rsidRPr="000C7615">
              <w:rPr>
                <w:color w:val="000000"/>
                <w:sz w:val="20"/>
                <w:szCs w:val="20"/>
              </w:rPr>
              <w:br/>
              <w:t xml:space="preserve">all'uso della gru a bandiera non sempre opera, nelle traiettorie di movimentazione nelle </w:t>
            </w:r>
            <w:r w:rsidRPr="000C7615">
              <w:rPr>
                <w:b/>
                <w:bCs/>
                <w:color w:val="000000"/>
                <w:sz w:val="20"/>
                <w:szCs w:val="20"/>
              </w:rPr>
              <w:t>zone pericolose</w:t>
            </w:r>
            <w:r w:rsidRPr="000C7615">
              <w:rPr>
                <w:color w:val="000000"/>
                <w:sz w:val="20"/>
                <w:szCs w:val="20"/>
              </w:rPr>
              <w:t>, in condizioni di visibilità sufficiente per poter prevenire completamente o con tempestività tutti i rischi di schiacciamento, urto e trascinamento, potenziali nei confronti di eventuali persone che devono quindi</w:t>
            </w:r>
            <w:r w:rsidRPr="000C7615">
              <w:rPr>
                <w:color w:val="000000"/>
                <w:sz w:val="20"/>
                <w:szCs w:val="20"/>
              </w:rPr>
              <w:br/>
              <w:t>evitare, essi stessi, di esporsi al rischio durante le manovre in tali zone</w:t>
            </w:r>
          </w:p>
          <w:p w14:paraId="2E8184B0" w14:textId="77777777" w:rsidR="007027E7" w:rsidRPr="000C7615" w:rsidRDefault="007027E7" w:rsidP="00A31832">
            <w:pPr>
              <w:suppressAutoHyphens w:val="0"/>
              <w:spacing w:line="256" w:lineRule="auto"/>
              <w:textAlignment w:val="auto"/>
              <w:rPr>
                <w:sz w:val="20"/>
                <w:szCs w:val="18"/>
                <w:lang w:eastAsia="en-US"/>
              </w:rPr>
            </w:pPr>
          </w:p>
          <w:p w14:paraId="39CC332C" w14:textId="77777777" w:rsidR="007027E7" w:rsidRPr="000C7615" w:rsidRDefault="007027E7" w:rsidP="00A31832">
            <w:pPr>
              <w:suppressAutoHyphens w:val="0"/>
              <w:spacing w:line="256" w:lineRule="auto"/>
              <w:textAlignment w:val="auto"/>
              <w:rPr>
                <w:sz w:val="20"/>
                <w:szCs w:val="18"/>
                <w:lang w:eastAsia="en-US"/>
              </w:rPr>
            </w:pPr>
            <w:r w:rsidRPr="000C7615">
              <w:rPr>
                <w:sz w:val="20"/>
                <w:szCs w:val="18"/>
                <w:lang w:eastAsia="en-US"/>
              </w:rPr>
              <w:t xml:space="preserve">UTILIZZO GRU </w:t>
            </w:r>
          </w:p>
          <w:p w14:paraId="69D3F3A7" w14:textId="77777777" w:rsidR="007027E7" w:rsidRPr="000C7615" w:rsidRDefault="007027E7" w:rsidP="007027E7">
            <w:pPr>
              <w:numPr>
                <w:ilvl w:val="0"/>
                <w:numId w:val="2"/>
              </w:numPr>
              <w:suppressAutoHyphens w:val="0"/>
              <w:spacing w:line="256" w:lineRule="auto"/>
              <w:contextualSpacing/>
              <w:textAlignment w:val="auto"/>
              <w:rPr>
                <w:color w:val="000000"/>
                <w:sz w:val="20"/>
                <w:szCs w:val="20"/>
              </w:rPr>
            </w:pPr>
            <w:r w:rsidRPr="000C7615">
              <w:rPr>
                <w:b/>
                <w:bCs/>
                <w:color w:val="000000"/>
                <w:sz w:val="20"/>
                <w:szCs w:val="20"/>
              </w:rPr>
              <w:t xml:space="preserve">SEMPRE </w:t>
            </w:r>
            <w:r w:rsidRPr="000C7615">
              <w:rPr>
                <w:color w:val="000000"/>
                <w:sz w:val="20"/>
                <w:szCs w:val="20"/>
              </w:rPr>
              <w:t xml:space="preserve">seguire le indicazioni e le istruzioni riportate nei manuali di uso e verificare l'integrità dei componenti e delle parti della gru </w:t>
            </w:r>
          </w:p>
          <w:p w14:paraId="03373140" w14:textId="77777777" w:rsidR="007027E7" w:rsidRPr="000C7615" w:rsidRDefault="007027E7" w:rsidP="007027E7">
            <w:pPr>
              <w:numPr>
                <w:ilvl w:val="0"/>
                <w:numId w:val="2"/>
              </w:numPr>
              <w:suppressAutoHyphens w:val="0"/>
              <w:spacing w:line="256" w:lineRule="auto"/>
              <w:contextualSpacing/>
              <w:textAlignment w:val="auto"/>
              <w:rPr>
                <w:color w:val="000000"/>
                <w:sz w:val="20"/>
                <w:szCs w:val="20"/>
              </w:rPr>
            </w:pPr>
            <w:r w:rsidRPr="000C7615">
              <w:rPr>
                <w:b/>
                <w:bCs/>
                <w:color w:val="000000"/>
                <w:sz w:val="20"/>
                <w:szCs w:val="20"/>
              </w:rPr>
              <w:t xml:space="preserve">SEMPRE </w:t>
            </w:r>
            <w:r w:rsidRPr="000C7615">
              <w:rPr>
                <w:color w:val="000000"/>
                <w:sz w:val="20"/>
                <w:szCs w:val="20"/>
              </w:rPr>
              <w:t xml:space="preserve">rispettare le istruzioni e gli avvertimenti evidenziati sulla macchina; le targhe di avvertenza esposte sulla gru e nelle zone di manovra sono segnalazioni antinfortunistiche e devono essere sempre perfettamente leggibili </w:t>
            </w:r>
          </w:p>
          <w:p w14:paraId="77692715" w14:textId="77777777" w:rsidR="007027E7" w:rsidRPr="000C7615" w:rsidRDefault="007027E7" w:rsidP="007027E7">
            <w:pPr>
              <w:numPr>
                <w:ilvl w:val="0"/>
                <w:numId w:val="2"/>
              </w:numPr>
              <w:suppressAutoHyphens w:val="0"/>
              <w:spacing w:line="256" w:lineRule="auto"/>
              <w:contextualSpacing/>
              <w:textAlignment w:val="auto"/>
              <w:rPr>
                <w:color w:val="000000"/>
                <w:sz w:val="20"/>
                <w:szCs w:val="20"/>
              </w:rPr>
            </w:pPr>
            <w:r w:rsidRPr="000C7615">
              <w:rPr>
                <w:b/>
                <w:bCs/>
                <w:color w:val="000000"/>
                <w:sz w:val="20"/>
                <w:szCs w:val="20"/>
              </w:rPr>
              <w:t xml:space="preserve">SEMPRE </w:t>
            </w:r>
            <w:r w:rsidRPr="000C7615">
              <w:rPr>
                <w:color w:val="000000"/>
                <w:sz w:val="20"/>
                <w:szCs w:val="20"/>
              </w:rPr>
              <w:t>assicurarsi che la gru operi in ambiente protetto dagli agenti atmosferici (pioggia, vento, neve, ecc.), oppure, quando prevista per utilizzazione all'aperto, verificare che siano state installate le opportune protezioni (tettucci, ripari, ecc.).</w:t>
            </w:r>
          </w:p>
          <w:p w14:paraId="180D51BC" w14:textId="77777777" w:rsidR="007027E7" w:rsidRPr="000C7615" w:rsidRDefault="007027E7" w:rsidP="007027E7">
            <w:pPr>
              <w:numPr>
                <w:ilvl w:val="0"/>
                <w:numId w:val="2"/>
              </w:numPr>
              <w:suppressAutoHyphens w:val="0"/>
              <w:spacing w:line="256" w:lineRule="auto"/>
              <w:contextualSpacing/>
              <w:textAlignment w:val="auto"/>
              <w:rPr>
                <w:color w:val="000000"/>
                <w:sz w:val="20"/>
                <w:szCs w:val="20"/>
              </w:rPr>
            </w:pPr>
            <w:r w:rsidRPr="000C7615">
              <w:rPr>
                <w:b/>
                <w:bCs/>
                <w:color w:val="000000"/>
                <w:sz w:val="20"/>
                <w:szCs w:val="20"/>
              </w:rPr>
              <w:t xml:space="preserve">SEMPRE </w:t>
            </w:r>
            <w:r w:rsidRPr="000C7615">
              <w:rPr>
                <w:color w:val="000000"/>
                <w:sz w:val="20"/>
                <w:szCs w:val="20"/>
              </w:rPr>
              <w:t>verificare la rispondenza delle prestazioni della gru in relazione al servizio cui è destinata (peso limite carico da movimentare, ecc.)</w:t>
            </w:r>
          </w:p>
          <w:p w14:paraId="52056280" w14:textId="77777777" w:rsidR="007027E7" w:rsidRPr="000C7615" w:rsidRDefault="007027E7" w:rsidP="007027E7">
            <w:pPr>
              <w:numPr>
                <w:ilvl w:val="0"/>
                <w:numId w:val="2"/>
              </w:numPr>
              <w:suppressAutoHyphens w:val="0"/>
              <w:spacing w:line="256" w:lineRule="auto"/>
              <w:contextualSpacing/>
              <w:textAlignment w:val="auto"/>
              <w:rPr>
                <w:color w:val="000000"/>
                <w:sz w:val="20"/>
                <w:szCs w:val="20"/>
              </w:rPr>
            </w:pPr>
            <w:r w:rsidRPr="000C7615">
              <w:rPr>
                <w:b/>
                <w:bCs/>
                <w:color w:val="000000"/>
                <w:sz w:val="20"/>
                <w:szCs w:val="20"/>
              </w:rPr>
              <w:t xml:space="preserve">SEMPRE </w:t>
            </w:r>
            <w:r w:rsidRPr="000C7615">
              <w:rPr>
                <w:color w:val="000000"/>
                <w:sz w:val="20"/>
                <w:szCs w:val="20"/>
              </w:rPr>
              <w:t xml:space="preserve">controllare la solidità e l'adeguatezza delle strutture (terreno; pavimentazione; fondazione; plinto) </w:t>
            </w:r>
          </w:p>
          <w:p w14:paraId="33A0B419" w14:textId="77777777" w:rsidR="007027E7" w:rsidRPr="000C7615" w:rsidRDefault="007027E7" w:rsidP="007027E7">
            <w:pPr>
              <w:numPr>
                <w:ilvl w:val="0"/>
                <w:numId w:val="2"/>
              </w:numPr>
              <w:suppressAutoHyphens w:val="0"/>
              <w:spacing w:line="256" w:lineRule="auto"/>
              <w:contextualSpacing/>
              <w:textAlignment w:val="auto"/>
              <w:rPr>
                <w:color w:val="000000"/>
                <w:sz w:val="20"/>
                <w:szCs w:val="20"/>
              </w:rPr>
            </w:pPr>
            <w:r w:rsidRPr="000C7615">
              <w:rPr>
                <w:b/>
                <w:bCs/>
                <w:color w:val="000000"/>
                <w:sz w:val="20"/>
                <w:szCs w:val="20"/>
              </w:rPr>
              <w:t xml:space="preserve">SEMPRE </w:t>
            </w:r>
            <w:r w:rsidRPr="000C7615">
              <w:rPr>
                <w:color w:val="000000"/>
                <w:sz w:val="20"/>
                <w:szCs w:val="20"/>
              </w:rPr>
              <w:t>accertare l'adeguatezza dello stato di conservazione (pulizia, lubrificazioni) e di manutenzione della gru e dei suoi componenti principali (funi o catene, gancio, ruote, ecc.).</w:t>
            </w:r>
          </w:p>
          <w:p w14:paraId="3729F6A1" w14:textId="77777777" w:rsidR="007027E7" w:rsidRPr="000C7615" w:rsidRDefault="007027E7" w:rsidP="007027E7">
            <w:pPr>
              <w:numPr>
                <w:ilvl w:val="0"/>
                <w:numId w:val="2"/>
              </w:numPr>
              <w:suppressAutoHyphens w:val="0"/>
              <w:spacing w:line="256" w:lineRule="auto"/>
              <w:contextualSpacing/>
              <w:textAlignment w:val="auto"/>
              <w:rPr>
                <w:color w:val="000000"/>
                <w:sz w:val="20"/>
                <w:szCs w:val="20"/>
              </w:rPr>
            </w:pPr>
            <w:r w:rsidRPr="000C7615">
              <w:rPr>
                <w:b/>
                <w:bCs/>
                <w:color w:val="000000"/>
                <w:sz w:val="20"/>
                <w:szCs w:val="20"/>
              </w:rPr>
              <w:t xml:space="preserve">SEMPRE </w:t>
            </w:r>
            <w:r w:rsidRPr="000C7615">
              <w:rPr>
                <w:color w:val="000000"/>
                <w:sz w:val="20"/>
                <w:szCs w:val="20"/>
              </w:rPr>
              <w:t xml:space="preserve">eseguire controlli di funi/catene/gancio, </w:t>
            </w:r>
          </w:p>
          <w:p w14:paraId="5FE74645" w14:textId="77777777" w:rsidR="007027E7" w:rsidRPr="000C7615" w:rsidRDefault="007027E7" w:rsidP="007027E7">
            <w:pPr>
              <w:numPr>
                <w:ilvl w:val="0"/>
                <w:numId w:val="2"/>
              </w:numPr>
              <w:suppressAutoHyphens w:val="0"/>
              <w:spacing w:line="256" w:lineRule="auto"/>
              <w:contextualSpacing/>
              <w:textAlignment w:val="auto"/>
              <w:rPr>
                <w:color w:val="000000"/>
                <w:sz w:val="20"/>
                <w:szCs w:val="20"/>
              </w:rPr>
            </w:pPr>
            <w:r w:rsidRPr="000C7615">
              <w:rPr>
                <w:b/>
                <w:bCs/>
                <w:color w:val="000000"/>
                <w:sz w:val="20"/>
                <w:szCs w:val="20"/>
              </w:rPr>
              <w:t xml:space="preserve">SEMPRE </w:t>
            </w:r>
            <w:r w:rsidRPr="000C7615">
              <w:rPr>
                <w:color w:val="000000"/>
                <w:sz w:val="20"/>
                <w:szCs w:val="20"/>
              </w:rPr>
              <w:t>assicurarsi che il gancio non sia consumato, danneggiato, sprovvisto di sicurezze.</w:t>
            </w:r>
          </w:p>
          <w:p w14:paraId="467F9F5B" w14:textId="77777777" w:rsidR="007027E7" w:rsidRPr="000C7615" w:rsidRDefault="007027E7" w:rsidP="007027E7">
            <w:pPr>
              <w:numPr>
                <w:ilvl w:val="0"/>
                <w:numId w:val="2"/>
              </w:numPr>
              <w:suppressAutoHyphens w:val="0"/>
              <w:spacing w:line="256" w:lineRule="auto"/>
              <w:contextualSpacing/>
              <w:textAlignment w:val="auto"/>
              <w:rPr>
                <w:color w:val="000000"/>
                <w:sz w:val="20"/>
                <w:szCs w:val="20"/>
              </w:rPr>
            </w:pPr>
            <w:r w:rsidRPr="000C7615">
              <w:rPr>
                <w:b/>
                <w:bCs/>
                <w:color w:val="000000"/>
                <w:sz w:val="20"/>
                <w:szCs w:val="20"/>
              </w:rPr>
              <w:t xml:space="preserve">SEMPRE </w:t>
            </w:r>
            <w:r w:rsidRPr="000C7615">
              <w:rPr>
                <w:color w:val="000000"/>
                <w:sz w:val="20"/>
                <w:szCs w:val="20"/>
              </w:rPr>
              <w:t xml:space="preserve">verificare idoneità ed efficienza delle imbracature (funi; catene; fasce; ecc.); in particolare controllare che non presentino lacerazioni, schiacciamenti, trefoli rotti o parti non lubrificate </w:t>
            </w:r>
          </w:p>
          <w:p w14:paraId="29113B2E" w14:textId="77777777" w:rsidR="007027E7" w:rsidRPr="000C7615" w:rsidRDefault="007027E7" w:rsidP="007027E7">
            <w:pPr>
              <w:numPr>
                <w:ilvl w:val="0"/>
                <w:numId w:val="2"/>
              </w:numPr>
              <w:suppressAutoHyphens w:val="0"/>
              <w:spacing w:line="256" w:lineRule="auto"/>
              <w:contextualSpacing/>
              <w:textAlignment w:val="auto"/>
              <w:rPr>
                <w:color w:val="000000"/>
                <w:sz w:val="20"/>
                <w:szCs w:val="20"/>
              </w:rPr>
            </w:pPr>
            <w:r w:rsidRPr="000C7615">
              <w:rPr>
                <w:b/>
                <w:bCs/>
                <w:color w:val="000000"/>
                <w:sz w:val="20"/>
                <w:szCs w:val="20"/>
              </w:rPr>
              <w:t xml:space="preserve">SEMPRE </w:t>
            </w:r>
            <w:r w:rsidRPr="000C7615">
              <w:rPr>
                <w:color w:val="000000"/>
                <w:sz w:val="20"/>
                <w:szCs w:val="20"/>
              </w:rPr>
              <w:t>assicurarsi di aver centrato il gruppo di sollevamento (paranco e gancio), sulla perpendicolare del carico prima di aver effettuato le imbracature e di movimentare il carico stesso.</w:t>
            </w:r>
          </w:p>
          <w:p w14:paraId="15181461" w14:textId="77777777" w:rsidR="007027E7" w:rsidRPr="000C7615" w:rsidRDefault="007027E7" w:rsidP="007027E7">
            <w:pPr>
              <w:numPr>
                <w:ilvl w:val="0"/>
                <w:numId w:val="2"/>
              </w:numPr>
              <w:suppressAutoHyphens w:val="0"/>
              <w:spacing w:line="256" w:lineRule="auto"/>
              <w:contextualSpacing/>
              <w:textAlignment w:val="auto"/>
              <w:rPr>
                <w:color w:val="000000"/>
                <w:sz w:val="20"/>
                <w:szCs w:val="20"/>
              </w:rPr>
            </w:pPr>
            <w:r w:rsidRPr="000C7615">
              <w:rPr>
                <w:b/>
                <w:bCs/>
                <w:color w:val="000000"/>
                <w:sz w:val="20"/>
                <w:szCs w:val="20"/>
              </w:rPr>
              <w:t xml:space="preserve">SEMPRE </w:t>
            </w:r>
            <w:r w:rsidRPr="000C7615">
              <w:rPr>
                <w:color w:val="000000"/>
                <w:sz w:val="20"/>
                <w:szCs w:val="20"/>
              </w:rPr>
              <w:t xml:space="preserve">assicurare in modo corretto le imbracature del carico al gancio di sollevamento, dopo aver provveduto ad equilibrare il carico stesso prima di sollevarlo, porre in tensione le imbracature con manovre lente e sicure </w:t>
            </w:r>
          </w:p>
          <w:p w14:paraId="57D27759" w14:textId="77777777" w:rsidR="007027E7" w:rsidRPr="000C7615" w:rsidRDefault="007027E7" w:rsidP="007027E7">
            <w:pPr>
              <w:numPr>
                <w:ilvl w:val="0"/>
                <w:numId w:val="2"/>
              </w:numPr>
              <w:suppressAutoHyphens w:val="0"/>
              <w:spacing w:line="256" w:lineRule="auto"/>
              <w:contextualSpacing/>
              <w:textAlignment w:val="auto"/>
              <w:rPr>
                <w:color w:val="000000"/>
                <w:sz w:val="20"/>
                <w:szCs w:val="20"/>
              </w:rPr>
            </w:pPr>
            <w:r w:rsidRPr="000C7615">
              <w:rPr>
                <w:b/>
                <w:bCs/>
                <w:color w:val="000000"/>
                <w:sz w:val="20"/>
                <w:szCs w:val="20"/>
              </w:rPr>
              <w:t xml:space="preserve">SEMPRE </w:t>
            </w:r>
            <w:r w:rsidRPr="000C7615">
              <w:rPr>
                <w:color w:val="000000"/>
                <w:sz w:val="20"/>
                <w:szCs w:val="20"/>
              </w:rPr>
              <w:t xml:space="preserve">accertarsi che il carico durante le operazioni di movimentazione (sollevamento, rotazione e traslazione) non incontri ostacoli </w:t>
            </w:r>
          </w:p>
          <w:p w14:paraId="40396E51" w14:textId="77777777" w:rsidR="007027E7" w:rsidRPr="000C7615" w:rsidRDefault="007027E7" w:rsidP="007027E7">
            <w:pPr>
              <w:numPr>
                <w:ilvl w:val="0"/>
                <w:numId w:val="2"/>
              </w:numPr>
              <w:suppressAutoHyphens w:val="0"/>
              <w:spacing w:line="256" w:lineRule="auto"/>
              <w:contextualSpacing/>
              <w:textAlignment w:val="auto"/>
              <w:rPr>
                <w:color w:val="000000"/>
                <w:sz w:val="20"/>
                <w:szCs w:val="20"/>
              </w:rPr>
            </w:pPr>
            <w:r w:rsidRPr="000C7615">
              <w:rPr>
                <w:b/>
                <w:bCs/>
                <w:color w:val="000000"/>
                <w:sz w:val="20"/>
                <w:szCs w:val="20"/>
              </w:rPr>
              <w:t xml:space="preserve">SEMPRE </w:t>
            </w:r>
            <w:r w:rsidRPr="000C7615">
              <w:rPr>
                <w:color w:val="000000"/>
                <w:sz w:val="20"/>
                <w:szCs w:val="20"/>
              </w:rPr>
              <w:t>operare nelle migliori condizioni di illuminazione dell'area e di visibilità del carico</w:t>
            </w:r>
          </w:p>
          <w:p w14:paraId="764A0339" w14:textId="77777777" w:rsidR="007027E7" w:rsidRPr="000C7615" w:rsidRDefault="007027E7" w:rsidP="007027E7">
            <w:pPr>
              <w:numPr>
                <w:ilvl w:val="0"/>
                <w:numId w:val="2"/>
              </w:numPr>
              <w:suppressAutoHyphens w:val="0"/>
              <w:spacing w:line="256" w:lineRule="auto"/>
              <w:contextualSpacing/>
              <w:textAlignment w:val="auto"/>
              <w:rPr>
                <w:color w:val="000000"/>
                <w:sz w:val="20"/>
                <w:szCs w:val="20"/>
              </w:rPr>
            </w:pPr>
            <w:r w:rsidRPr="000C7615">
              <w:rPr>
                <w:b/>
                <w:bCs/>
                <w:color w:val="000000"/>
                <w:sz w:val="20"/>
                <w:szCs w:val="20"/>
              </w:rPr>
              <w:t xml:space="preserve">SEMPRE </w:t>
            </w:r>
            <w:r w:rsidRPr="000C7615">
              <w:rPr>
                <w:color w:val="000000"/>
                <w:sz w:val="20"/>
                <w:szCs w:val="20"/>
              </w:rPr>
              <w:t xml:space="preserve">operare al di fuori del raggio di manovra del carico sollevato </w:t>
            </w:r>
          </w:p>
          <w:p w14:paraId="106A8DD5" w14:textId="77777777" w:rsidR="007027E7" w:rsidRPr="000C7615" w:rsidRDefault="007027E7" w:rsidP="007027E7">
            <w:pPr>
              <w:numPr>
                <w:ilvl w:val="0"/>
                <w:numId w:val="2"/>
              </w:numPr>
              <w:suppressAutoHyphens w:val="0"/>
              <w:spacing w:line="256" w:lineRule="auto"/>
              <w:contextualSpacing/>
              <w:textAlignment w:val="auto"/>
              <w:rPr>
                <w:color w:val="000000"/>
                <w:sz w:val="20"/>
                <w:szCs w:val="20"/>
              </w:rPr>
            </w:pPr>
            <w:r w:rsidRPr="000C7615">
              <w:rPr>
                <w:b/>
                <w:bCs/>
                <w:color w:val="000000"/>
                <w:sz w:val="20"/>
                <w:szCs w:val="20"/>
              </w:rPr>
              <w:t xml:space="preserve">SEMPRE, </w:t>
            </w:r>
            <w:r w:rsidRPr="000C7615">
              <w:rPr>
                <w:color w:val="000000"/>
                <w:sz w:val="20"/>
                <w:szCs w:val="20"/>
              </w:rPr>
              <w:t>per tutte le operazioni, usare abbigliamento di lavoro idoneo, nel rispetto delle norme di sicurezza nell'ambiente di lavoro</w:t>
            </w:r>
          </w:p>
          <w:p w14:paraId="62CFDC0D" w14:textId="77777777" w:rsidR="007027E7" w:rsidRPr="000C7615" w:rsidRDefault="007027E7" w:rsidP="007027E7">
            <w:pPr>
              <w:numPr>
                <w:ilvl w:val="0"/>
                <w:numId w:val="2"/>
              </w:numPr>
              <w:suppressAutoHyphens w:val="0"/>
              <w:spacing w:line="256" w:lineRule="auto"/>
              <w:contextualSpacing/>
              <w:textAlignment w:val="auto"/>
              <w:rPr>
                <w:color w:val="000000"/>
                <w:sz w:val="20"/>
                <w:szCs w:val="20"/>
              </w:rPr>
            </w:pPr>
            <w:r w:rsidRPr="000C7615">
              <w:rPr>
                <w:b/>
                <w:bCs/>
                <w:color w:val="000000"/>
                <w:sz w:val="20"/>
                <w:szCs w:val="20"/>
              </w:rPr>
              <w:t xml:space="preserve">SEMPRE </w:t>
            </w:r>
            <w:r w:rsidRPr="000C7615">
              <w:rPr>
                <w:color w:val="000000"/>
                <w:sz w:val="20"/>
                <w:szCs w:val="20"/>
              </w:rPr>
              <w:t xml:space="preserve">segnalare eventuali anomalie di funzionamento (comportamento difettoso, sospetto di rottura, movimenti non corretti e rumorosità al di fuori della </w:t>
            </w:r>
            <w:r w:rsidRPr="000C7615">
              <w:rPr>
                <w:color w:val="000000"/>
                <w:sz w:val="20"/>
                <w:szCs w:val="20"/>
              </w:rPr>
              <w:lastRenderedPageBreak/>
              <w:t>norma) al responsabile di reparto e mettere la macchina in condizioni di fuori esercizio.</w:t>
            </w:r>
          </w:p>
          <w:p w14:paraId="5B39B6FD" w14:textId="77777777" w:rsidR="007027E7" w:rsidRPr="000C7615" w:rsidRDefault="007027E7" w:rsidP="007027E7">
            <w:pPr>
              <w:numPr>
                <w:ilvl w:val="0"/>
                <w:numId w:val="2"/>
              </w:numPr>
              <w:suppressAutoHyphens w:val="0"/>
              <w:spacing w:line="256" w:lineRule="auto"/>
              <w:contextualSpacing/>
              <w:textAlignment w:val="auto"/>
              <w:rPr>
                <w:color w:val="000000"/>
                <w:sz w:val="20"/>
                <w:szCs w:val="20"/>
              </w:rPr>
            </w:pPr>
            <w:r w:rsidRPr="000C7615">
              <w:rPr>
                <w:b/>
                <w:bCs/>
                <w:color w:val="000000"/>
                <w:sz w:val="20"/>
                <w:szCs w:val="20"/>
              </w:rPr>
              <w:t xml:space="preserve">SEMPRE </w:t>
            </w:r>
            <w:r w:rsidRPr="000C7615">
              <w:rPr>
                <w:color w:val="000000"/>
                <w:sz w:val="20"/>
                <w:szCs w:val="20"/>
              </w:rPr>
              <w:t>rispettare il programma degli interventi di manutenzione e registrare, ad ogni controllo, eventuali osservazioni relative, soprattutto, a gancio, fune/catena.</w:t>
            </w:r>
          </w:p>
          <w:p w14:paraId="502DE0B3" w14:textId="77777777" w:rsidR="007027E7" w:rsidRPr="000C7615" w:rsidRDefault="007027E7" w:rsidP="007027E7">
            <w:pPr>
              <w:numPr>
                <w:ilvl w:val="0"/>
                <w:numId w:val="2"/>
              </w:numPr>
              <w:suppressAutoHyphens w:val="0"/>
              <w:spacing w:line="256" w:lineRule="auto"/>
              <w:contextualSpacing/>
              <w:textAlignment w:val="auto"/>
              <w:rPr>
                <w:color w:val="000000"/>
                <w:sz w:val="20"/>
                <w:szCs w:val="20"/>
              </w:rPr>
            </w:pPr>
            <w:r w:rsidRPr="000C7615">
              <w:rPr>
                <w:b/>
                <w:bCs/>
                <w:color w:val="000000"/>
                <w:sz w:val="20"/>
                <w:szCs w:val="20"/>
              </w:rPr>
              <w:t xml:space="preserve">MAI </w:t>
            </w:r>
            <w:r w:rsidRPr="000C7615">
              <w:rPr>
                <w:color w:val="000000"/>
                <w:sz w:val="20"/>
                <w:szCs w:val="20"/>
              </w:rPr>
              <w:t>utilizzare la gruetta per il sollevamento e il trasporto di persone</w:t>
            </w:r>
          </w:p>
          <w:p w14:paraId="0B12163C" w14:textId="77777777" w:rsidR="007027E7" w:rsidRPr="000C7615" w:rsidRDefault="007027E7" w:rsidP="007027E7">
            <w:pPr>
              <w:numPr>
                <w:ilvl w:val="0"/>
                <w:numId w:val="2"/>
              </w:numPr>
              <w:suppressAutoHyphens w:val="0"/>
              <w:spacing w:line="256" w:lineRule="auto"/>
              <w:contextualSpacing/>
              <w:textAlignment w:val="auto"/>
              <w:rPr>
                <w:color w:val="000000"/>
                <w:sz w:val="20"/>
                <w:szCs w:val="20"/>
              </w:rPr>
            </w:pPr>
            <w:r w:rsidRPr="000C7615">
              <w:rPr>
                <w:b/>
                <w:bCs/>
                <w:color w:val="000000"/>
                <w:sz w:val="20"/>
                <w:szCs w:val="20"/>
              </w:rPr>
              <w:t xml:space="preserve">MAI </w:t>
            </w:r>
            <w:r w:rsidRPr="000C7615">
              <w:rPr>
                <w:color w:val="000000"/>
                <w:sz w:val="20"/>
                <w:szCs w:val="20"/>
              </w:rPr>
              <w:t>sollevare dei carichi mentre le persone transitano nell'area di manovra (pericolo caduta carico e lesioni agli operatori)</w:t>
            </w:r>
          </w:p>
          <w:p w14:paraId="4FEBC227" w14:textId="77777777" w:rsidR="007027E7" w:rsidRPr="000C7615" w:rsidRDefault="007027E7" w:rsidP="007027E7">
            <w:pPr>
              <w:numPr>
                <w:ilvl w:val="0"/>
                <w:numId w:val="2"/>
              </w:numPr>
              <w:suppressAutoHyphens w:val="0"/>
              <w:spacing w:line="256" w:lineRule="auto"/>
              <w:contextualSpacing/>
              <w:textAlignment w:val="auto"/>
              <w:rPr>
                <w:color w:val="000000"/>
                <w:sz w:val="20"/>
                <w:szCs w:val="20"/>
              </w:rPr>
            </w:pPr>
            <w:r w:rsidRPr="000C7615">
              <w:rPr>
                <w:b/>
                <w:bCs/>
                <w:color w:val="000000"/>
                <w:sz w:val="20"/>
                <w:szCs w:val="20"/>
              </w:rPr>
              <w:t xml:space="preserve">MAI </w:t>
            </w:r>
            <w:r w:rsidRPr="000C7615">
              <w:rPr>
                <w:color w:val="000000"/>
                <w:sz w:val="20"/>
                <w:szCs w:val="20"/>
              </w:rPr>
              <w:t>usare la gru se non si è fisicamente idonei</w:t>
            </w:r>
          </w:p>
          <w:p w14:paraId="22844183" w14:textId="77777777" w:rsidR="007027E7" w:rsidRPr="000C7615" w:rsidRDefault="007027E7" w:rsidP="007027E7">
            <w:pPr>
              <w:numPr>
                <w:ilvl w:val="0"/>
                <w:numId w:val="2"/>
              </w:numPr>
              <w:suppressAutoHyphens w:val="0"/>
              <w:spacing w:line="256" w:lineRule="auto"/>
              <w:contextualSpacing/>
              <w:textAlignment w:val="auto"/>
              <w:rPr>
                <w:color w:val="000000"/>
                <w:sz w:val="20"/>
                <w:szCs w:val="20"/>
              </w:rPr>
            </w:pPr>
            <w:r w:rsidRPr="000C7615">
              <w:rPr>
                <w:b/>
                <w:bCs/>
                <w:color w:val="000000"/>
                <w:sz w:val="20"/>
                <w:szCs w:val="20"/>
              </w:rPr>
              <w:t xml:space="preserve">MAI </w:t>
            </w:r>
            <w:r w:rsidRPr="000C7615">
              <w:rPr>
                <w:color w:val="000000"/>
                <w:sz w:val="20"/>
                <w:szCs w:val="20"/>
              </w:rPr>
              <w:t xml:space="preserve">usare la gru se non dotati di idonei indumenti di lavoro o misure di protezione personale </w:t>
            </w:r>
          </w:p>
          <w:p w14:paraId="46D21548" w14:textId="77777777" w:rsidR="007027E7" w:rsidRPr="000C7615" w:rsidRDefault="007027E7" w:rsidP="007027E7">
            <w:pPr>
              <w:numPr>
                <w:ilvl w:val="0"/>
                <w:numId w:val="2"/>
              </w:numPr>
              <w:suppressAutoHyphens w:val="0"/>
              <w:spacing w:line="256" w:lineRule="auto"/>
              <w:contextualSpacing/>
              <w:textAlignment w:val="auto"/>
              <w:rPr>
                <w:color w:val="000000"/>
                <w:sz w:val="20"/>
                <w:szCs w:val="20"/>
              </w:rPr>
            </w:pPr>
            <w:r w:rsidRPr="000C7615">
              <w:rPr>
                <w:b/>
                <w:bCs/>
                <w:color w:val="000000"/>
                <w:sz w:val="20"/>
                <w:szCs w:val="20"/>
              </w:rPr>
              <w:t xml:space="preserve">MAI </w:t>
            </w:r>
            <w:r w:rsidRPr="000C7615">
              <w:rPr>
                <w:color w:val="000000"/>
                <w:sz w:val="20"/>
                <w:szCs w:val="20"/>
              </w:rPr>
              <w:t xml:space="preserve">operare senza la dovuta attenzione durante il sollevamento e movimentazione </w:t>
            </w:r>
          </w:p>
          <w:p w14:paraId="04874B12" w14:textId="77777777" w:rsidR="007027E7" w:rsidRPr="000C7615" w:rsidRDefault="007027E7" w:rsidP="007027E7">
            <w:pPr>
              <w:numPr>
                <w:ilvl w:val="0"/>
                <w:numId w:val="2"/>
              </w:numPr>
              <w:suppressAutoHyphens w:val="0"/>
              <w:spacing w:line="256" w:lineRule="auto"/>
              <w:contextualSpacing/>
              <w:textAlignment w:val="auto"/>
              <w:rPr>
                <w:color w:val="000000"/>
                <w:sz w:val="20"/>
                <w:szCs w:val="20"/>
              </w:rPr>
            </w:pPr>
            <w:r w:rsidRPr="000C7615">
              <w:rPr>
                <w:b/>
                <w:bCs/>
                <w:color w:val="000000"/>
                <w:sz w:val="20"/>
                <w:szCs w:val="20"/>
              </w:rPr>
              <w:t xml:space="preserve">MAI </w:t>
            </w:r>
            <w:r w:rsidRPr="000C7615">
              <w:rPr>
                <w:color w:val="000000"/>
                <w:sz w:val="20"/>
                <w:szCs w:val="20"/>
              </w:rPr>
              <w:t>lasciare il carico sospeso incustodito</w:t>
            </w:r>
          </w:p>
          <w:p w14:paraId="555791D5" w14:textId="77777777" w:rsidR="007027E7" w:rsidRPr="000C7615" w:rsidRDefault="007027E7" w:rsidP="007027E7">
            <w:pPr>
              <w:numPr>
                <w:ilvl w:val="0"/>
                <w:numId w:val="2"/>
              </w:numPr>
              <w:suppressAutoHyphens w:val="0"/>
              <w:spacing w:line="256" w:lineRule="auto"/>
              <w:contextualSpacing/>
              <w:textAlignment w:val="auto"/>
              <w:rPr>
                <w:color w:val="000000"/>
                <w:sz w:val="20"/>
                <w:szCs w:val="20"/>
              </w:rPr>
            </w:pPr>
            <w:r w:rsidRPr="000C7615">
              <w:rPr>
                <w:b/>
                <w:bCs/>
                <w:color w:val="000000"/>
                <w:sz w:val="20"/>
                <w:szCs w:val="20"/>
              </w:rPr>
              <w:t xml:space="preserve">MAI </w:t>
            </w:r>
            <w:r w:rsidRPr="000C7615">
              <w:rPr>
                <w:color w:val="000000"/>
                <w:sz w:val="20"/>
                <w:szCs w:val="20"/>
              </w:rPr>
              <w:t>sollevare carichi superiori alla portata nominale</w:t>
            </w:r>
          </w:p>
          <w:p w14:paraId="1B827D3C" w14:textId="77777777" w:rsidR="007027E7" w:rsidRPr="000C7615" w:rsidRDefault="007027E7" w:rsidP="007027E7">
            <w:pPr>
              <w:numPr>
                <w:ilvl w:val="0"/>
                <w:numId w:val="2"/>
              </w:numPr>
              <w:suppressAutoHyphens w:val="0"/>
              <w:spacing w:line="256" w:lineRule="auto"/>
              <w:contextualSpacing/>
              <w:textAlignment w:val="auto"/>
              <w:rPr>
                <w:color w:val="000000"/>
                <w:sz w:val="20"/>
                <w:szCs w:val="20"/>
              </w:rPr>
            </w:pPr>
            <w:r w:rsidRPr="000C7615">
              <w:rPr>
                <w:b/>
                <w:bCs/>
                <w:color w:val="000000"/>
                <w:sz w:val="20"/>
                <w:szCs w:val="20"/>
              </w:rPr>
              <w:t xml:space="preserve">MAI </w:t>
            </w:r>
            <w:r w:rsidRPr="000C7615">
              <w:rPr>
                <w:color w:val="000000"/>
                <w:sz w:val="20"/>
                <w:szCs w:val="20"/>
              </w:rPr>
              <w:t>usare la gru per servizi diversi da quelli a cui è destinata</w:t>
            </w:r>
          </w:p>
          <w:p w14:paraId="780B2D00" w14:textId="77777777" w:rsidR="007027E7" w:rsidRPr="000C7615" w:rsidRDefault="007027E7" w:rsidP="007027E7">
            <w:pPr>
              <w:numPr>
                <w:ilvl w:val="0"/>
                <w:numId w:val="2"/>
              </w:numPr>
              <w:suppressAutoHyphens w:val="0"/>
              <w:spacing w:line="256" w:lineRule="auto"/>
              <w:contextualSpacing/>
              <w:textAlignment w:val="auto"/>
              <w:rPr>
                <w:color w:val="000000"/>
                <w:sz w:val="20"/>
                <w:szCs w:val="20"/>
              </w:rPr>
            </w:pPr>
            <w:r w:rsidRPr="000C7615">
              <w:rPr>
                <w:b/>
                <w:bCs/>
                <w:color w:val="000000"/>
                <w:sz w:val="20"/>
                <w:szCs w:val="20"/>
              </w:rPr>
              <w:t xml:space="preserve">MAI </w:t>
            </w:r>
            <w:r w:rsidRPr="000C7615">
              <w:rPr>
                <w:color w:val="000000"/>
                <w:sz w:val="20"/>
                <w:szCs w:val="20"/>
              </w:rPr>
              <w:t xml:space="preserve">sollevare carichi non equilibrati </w:t>
            </w:r>
          </w:p>
          <w:p w14:paraId="5FCA60C5" w14:textId="77777777" w:rsidR="007027E7" w:rsidRPr="000C7615" w:rsidRDefault="007027E7" w:rsidP="007027E7">
            <w:pPr>
              <w:numPr>
                <w:ilvl w:val="0"/>
                <w:numId w:val="2"/>
              </w:numPr>
              <w:suppressAutoHyphens w:val="0"/>
              <w:spacing w:line="256" w:lineRule="auto"/>
              <w:contextualSpacing/>
              <w:textAlignment w:val="auto"/>
              <w:rPr>
                <w:color w:val="000000"/>
                <w:sz w:val="20"/>
                <w:szCs w:val="20"/>
              </w:rPr>
            </w:pPr>
            <w:r w:rsidRPr="000C7615">
              <w:rPr>
                <w:b/>
                <w:bCs/>
                <w:color w:val="000000"/>
                <w:sz w:val="20"/>
                <w:szCs w:val="20"/>
              </w:rPr>
              <w:t xml:space="preserve">MAI </w:t>
            </w:r>
            <w:r w:rsidRPr="000C7615">
              <w:rPr>
                <w:color w:val="000000"/>
                <w:sz w:val="20"/>
                <w:szCs w:val="20"/>
              </w:rPr>
              <w:t xml:space="preserve">far oscillare il carico o il gancio durante la traslazione </w:t>
            </w:r>
          </w:p>
          <w:p w14:paraId="71EF447F" w14:textId="77777777" w:rsidR="007027E7" w:rsidRPr="000C7615" w:rsidRDefault="007027E7" w:rsidP="007027E7">
            <w:pPr>
              <w:numPr>
                <w:ilvl w:val="0"/>
                <w:numId w:val="2"/>
              </w:numPr>
              <w:suppressAutoHyphens w:val="0"/>
              <w:spacing w:line="256" w:lineRule="auto"/>
              <w:contextualSpacing/>
              <w:textAlignment w:val="auto"/>
              <w:rPr>
                <w:color w:val="000000"/>
                <w:sz w:val="20"/>
                <w:szCs w:val="20"/>
              </w:rPr>
            </w:pPr>
            <w:r w:rsidRPr="000C7615">
              <w:rPr>
                <w:b/>
                <w:bCs/>
                <w:color w:val="000000"/>
                <w:sz w:val="20"/>
                <w:szCs w:val="20"/>
              </w:rPr>
              <w:t xml:space="preserve">MAI </w:t>
            </w:r>
            <w:r w:rsidRPr="000C7615">
              <w:rPr>
                <w:color w:val="000000"/>
                <w:sz w:val="20"/>
                <w:szCs w:val="20"/>
              </w:rPr>
              <w:t xml:space="preserve">utilizzare la gru per trainare o trascinare </w:t>
            </w:r>
          </w:p>
          <w:p w14:paraId="0323C1AA" w14:textId="77777777" w:rsidR="007027E7" w:rsidRPr="000C7615" w:rsidRDefault="007027E7" w:rsidP="007027E7">
            <w:pPr>
              <w:numPr>
                <w:ilvl w:val="0"/>
                <w:numId w:val="2"/>
              </w:numPr>
              <w:suppressAutoHyphens w:val="0"/>
              <w:spacing w:line="256" w:lineRule="auto"/>
              <w:contextualSpacing/>
              <w:textAlignment w:val="auto"/>
              <w:rPr>
                <w:color w:val="000000"/>
                <w:sz w:val="20"/>
                <w:szCs w:val="20"/>
              </w:rPr>
            </w:pPr>
            <w:r w:rsidRPr="000C7615">
              <w:rPr>
                <w:b/>
                <w:bCs/>
                <w:color w:val="000000"/>
                <w:sz w:val="20"/>
                <w:szCs w:val="20"/>
              </w:rPr>
              <w:t xml:space="preserve">MAI </w:t>
            </w:r>
            <w:r w:rsidRPr="000C7615">
              <w:rPr>
                <w:color w:val="000000"/>
                <w:sz w:val="20"/>
                <w:szCs w:val="20"/>
              </w:rPr>
              <w:t xml:space="preserve">usare la fune o la catena del paranco come imbracatura per il carico </w:t>
            </w:r>
          </w:p>
          <w:p w14:paraId="0DC93E40" w14:textId="77777777" w:rsidR="007027E7" w:rsidRPr="000C7615" w:rsidRDefault="007027E7" w:rsidP="007027E7">
            <w:pPr>
              <w:numPr>
                <w:ilvl w:val="0"/>
                <w:numId w:val="2"/>
              </w:numPr>
              <w:suppressAutoHyphens w:val="0"/>
              <w:spacing w:line="256" w:lineRule="auto"/>
              <w:contextualSpacing/>
              <w:textAlignment w:val="auto"/>
              <w:rPr>
                <w:color w:val="000000"/>
                <w:sz w:val="20"/>
                <w:szCs w:val="20"/>
              </w:rPr>
            </w:pPr>
            <w:r w:rsidRPr="000C7615">
              <w:rPr>
                <w:b/>
                <w:bCs/>
                <w:color w:val="000000"/>
                <w:sz w:val="20"/>
                <w:szCs w:val="20"/>
              </w:rPr>
              <w:t xml:space="preserve">MAI </w:t>
            </w:r>
            <w:r w:rsidRPr="000C7615">
              <w:rPr>
                <w:color w:val="000000"/>
                <w:sz w:val="20"/>
                <w:szCs w:val="20"/>
              </w:rPr>
              <w:t>utilizzare imbracature senza averne controllato l'idoneità</w:t>
            </w:r>
          </w:p>
          <w:p w14:paraId="7C65C629" w14:textId="77777777" w:rsidR="007027E7" w:rsidRPr="000C7615" w:rsidRDefault="007027E7" w:rsidP="007027E7">
            <w:pPr>
              <w:numPr>
                <w:ilvl w:val="0"/>
                <w:numId w:val="2"/>
              </w:numPr>
              <w:suppressAutoHyphens w:val="0"/>
              <w:spacing w:line="256" w:lineRule="auto"/>
              <w:contextualSpacing/>
              <w:textAlignment w:val="auto"/>
              <w:rPr>
                <w:color w:val="000000"/>
                <w:sz w:val="20"/>
                <w:szCs w:val="20"/>
              </w:rPr>
            </w:pPr>
            <w:r w:rsidRPr="000C7615">
              <w:rPr>
                <w:b/>
                <w:bCs/>
                <w:color w:val="000000"/>
                <w:sz w:val="20"/>
                <w:szCs w:val="20"/>
              </w:rPr>
              <w:t xml:space="preserve">MAI </w:t>
            </w:r>
            <w:r w:rsidRPr="000C7615">
              <w:rPr>
                <w:color w:val="000000"/>
                <w:sz w:val="20"/>
                <w:szCs w:val="20"/>
              </w:rPr>
              <w:t xml:space="preserve">eseguire riparazioni provvisorie o interventi di ripristino non conformi alle istruzioni </w:t>
            </w:r>
          </w:p>
          <w:p w14:paraId="67700A7A" w14:textId="77777777" w:rsidR="007027E7" w:rsidRPr="000C7615" w:rsidRDefault="007027E7" w:rsidP="007027E7">
            <w:pPr>
              <w:numPr>
                <w:ilvl w:val="0"/>
                <w:numId w:val="2"/>
              </w:numPr>
              <w:suppressAutoHyphens w:val="0"/>
              <w:spacing w:line="256" w:lineRule="auto"/>
              <w:contextualSpacing/>
              <w:textAlignment w:val="auto"/>
              <w:rPr>
                <w:color w:val="000000"/>
                <w:sz w:val="20"/>
                <w:szCs w:val="20"/>
              </w:rPr>
            </w:pPr>
            <w:r w:rsidRPr="000C7615">
              <w:rPr>
                <w:b/>
                <w:bCs/>
                <w:color w:val="000000"/>
                <w:sz w:val="20"/>
                <w:szCs w:val="20"/>
              </w:rPr>
              <w:t xml:space="preserve">MAI </w:t>
            </w:r>
            <w:r w:rsidRPr="000C7615">
              <w:rPr>
                <w:color w:val="000000"/>
                <w:sz w:val="20"/>
                <w:szCs w:val="20"/>
              </w:rPr>
              <w:t xml:space="preserve">usare ricambistica non originale o non consigliata dal costruttore </w:t>
            </w:r>
          </w:p>
          <w:p w14:paraId="504EE6A0" w14:textId="77777777" w:rsidR="007027E7" w:rsidRPr="000C7615" w:rsidRDefault="007027E7" w:rsidP="007027E7">
            <w:pPr>
              <w:numPr>
                <w:ilvl w:val="0"/>
                <w:numId w:val="2"/>
              </w:numPr>
              <w:suppressAutoHyphens w:val="0"/>
              <w:spacing w:line="256" w:lineRule="auto"/>
              <w:contextualSpacing/>
              <w:textAlignment w:val="auto"/>
              <w:rPr>
                <w:color w:val="000000"/>
                <w:sz w:val="20"/>
                <w:szCs w:val="20"/>
              </w:rPr>
            </w:pPr>
            <w:r w:rsidRPr="000C7615">
              <w:rPr>
                <w:b/>
                <w:bCs/>
                <w:color w:val="000000"/>
                <w:sz w:val="20"/>
                <w:szCs w:val="20"/>
              </w:rPr>
              <w:t xml:space="preserve">MAI </w:t>
            </w:r>
            <w:r w:rsidRPr="000C7615">
              <w:rPr>
                <w:color w:val="000000"/>
                <w:sz w:val="20"/>
                <w:szCs w:val="20"/>
              </w:rPr>
              <w:t xml:space="preserve">affidare operazioni di manutenzione e riparazione a personale non istruito dal costruttore </w:t>
            </w:r>
          </w:p>
          <w:p w14:paraId="7DF26F13" w14:textId="77777777" w:rsidR="007027E7" w:rsidRPr="000C7615" w:rsidRDefault="007027E7" w:rsidP="00A31832">
            <w:pPr>
              <w:suppressAutoHyphens w:val="0"/>
              <w:spacing w:line="256" w:lineRule="auto"/>
              <w:ind w:left="720"/>
              <w:contextualSpacing/>
              <w:textAlignment w:val="auto"/>
              <w:rPr>
                <w:color w:val="000000"/>
                <w:sz w:val="20"/>
                <w:szCs w:val="20"/>
              </w:rPr>
            </w:pPr>
          </w:p>
        </w:tc>
      </w:tr>
      <w:tr w:rsidR="007027E7" w:rsidRPr="000C7615" w14:paraId="31B9040C" w14:textId="77777777" w:rsidTr="00A31832">
        <w:trPr>
          <w:trHeight w:val="3301"/>
        </w:trPr>
        <w:tc>
          <w:tcPr>
            <w:tcW w:w="2485" w:type="dxa"/>
            <w:tcBorders>
              <w:top w:val="single" w:sz="4" w:space="0" w:color="auto"/>
              <w:left w:val="single" w:sz="4" w:space="0" w:color="auto"/>
              <w:bottom w:val="single" w:sz="4" w:space="0" w:color="auto"/>
              <w:right w:val="single" w:sz="4" w:space="0" w:color="auto"/>
            </w:tcBorders>
            <w:vAlign w:val="center"/>
            <w:hideMark/>
          </w:tcPr>
          <w:p w14:paraId="77E235BF" w14:textId="77777777" w:rsidR="007027E7" w:rsidRPr="000C7615" w:rsidRDefault="007027E7" w:rsidP="00A31832">
            <w:pPr>
              <w:spacing w:line="256" w:lineRule="auto"/>
              <w:rPr>
                <w:b/>
                <w:lang w:eastAsia="en-US"/>
              </w:rPr>
            </w:pPr>
            <w:r w:rsidRPr="000C7615">
              <w:rPr>
                <w:b/>
                <w:lang w:eastAsia="en-US"/>
              </w:rPr>
              <w:lastRenderedPageBreak/>
              <w:t>Segnaletica</w:t>
            </w:r>
          </w:p>
        </w:tc>
        <w:tc>
          <w:tcPr>
            <w:tcW w:w="7534" w:type="dxa"/>
            <w:tcBorders>
              <w:top w:val="single" w:sz="4" w:space="0" w:color="auto"/>
              <w:left w:val="single" w:sz="4" w:space="0" w:color="auto"/>
              <w:bottom w:val="single" w:sz="4" w:space="0" w:color="auto"/>
              <w:right w:val="single" w:sz="4" w:space="0" w:color="auto"/>
            </w:tcBorders>
            <w:vAlign w:val="center"/>
          </w:tcPr>
          <w:p w14:paraId="3C34D0C8" w14:textId="77777777" w:rsidR="007027E7" w:rsidRPr="000C7615" w:rsidRDefault="007027E7" w:rsidP="00A31832">
            <w:pPr>
              <w:spacing w:line="256" w:lineRule="auto"/>
              <w:rPr>
                <w:lang w:eastAsia="en-US"/>
              </w:rPr>
            </w:pPr>
            <w:r w:rsidRPr="000C7615">
              <w:rPr>
                <w:noProof/>
                <w:lang w:eastAsia="en-US"/>
              </w:rPr>
              <w:drawing>
                <wp:anchor distT="0" distB="0" distL="114300" distR="114300" simplePos="0" relativeHeight="251660288" behindDoc="0" locked="0" layoutInCell="1" allowOverlap="1" wp14:anchorId="0CBA415C" wp14:editId="606A0F42">
                  <wp:simplePos x="0" y="0"/>
                  <wp:positionH relativeFrom="column">
                    <wp:posOffset>1366520</wp:posOffset>
                  </wp:positionH>
                  <wp:positionV relativeFrom="paragraph">
                    <wp:posOffset>6350</wp:posOffset>
                  </wp:positionV>
                  <wp:extent cx="1310640" cy="467995"/>
                  <wp:effectExtent l="0" t="0" r="3810" b="8255"/>
                  <wp:wrapNone/>
                  <wp:docPr id="17" name="Immagine 17" descr="1831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1831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0640" cy="467995"/>
                          </a:xfrm>
                          <a:prstGeom prst="rect">
                            <a:avLst/>
                          </a:prstGeom>
                          <a:noFill/>
                        </pic:spPr>
                      </pic:pic>
                    </a:graphicData>
                  </a:graphic>
                  <wp14:sizeRelH relativeFrom="page">
                    <wp14:pctWidth>0</wp14:pctWidth>
                  </wp14:sizeRelH>
                  <wp14:sizeRelV relativeFrom="page">
                    <wp14:pctHeight>0</wp14:pctHeight>
                  </wp14:sizeRelV>
                </wp:anchor>
              </w:drawing>
            </w:r>
            <w:r w:rsidRPr="000C7615">
              <w:rPr>
                <w:noProof/>
                <w:lang w:eastAsia="en-US"/>
              </w:rPr>
              <w:drawing>
                <wp:anchor distT="0" distB="0" distL="114300" distR="114300" simplePos="0" relativeHeight="251659264" behindDoc="1" locked="0" layoutInCell="1" allowOverlap="1" wp14:anchorId="5FD83097" wp14:editId="03CCF3FD">
                  <wp:simplePos x="0" y="0"/>
                  <wp:positionH relativeFrom="column">
                    <wp:posOffset>-43180</wp:posOffset>
                  </wp:positionH>
                  <wp:positionV relativeFrom="paragraph">
                    <wp:posOffset>8255</wp:posOffset>
                  </wp:positionV>
                  <wp:extent cx="1313815" cy="467995"/>
                  <wp:effectExtent l="0" t="0" r="635" b="8255"/>
                  <wp:wrapNone/>
                  <wp:docPr id="39" name="Immagine 39"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E1709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p>
          <w:p w14:paraId="513A4DD0" w14:textId="77777777" w:rsidR="007027E7" w:rsidRPr="000C7615" w:rsidRDefault="007027E7" w:rsidP="00A31832">
            <w:pPr>
              <w:spacing w:line="256" w:lineRule="auto"/>
              <w:rPr>
                <w:lang w:eastAsia="en-US"/>
              </w:rPr>
            </w:pPr>
          </w:p>
          <w:p w14:paraId="44C81781" w14:textId="77777777" w:rsidR="007027E7" w:rsidRPr="000C7615" w:rsidRDefault="007027E7" w:rsidP="00A31832">
            <w:pPr>
              <w:spacing w:line="256" w:lineRule="auto"/>
              <w:rPr>
                <w:lang w:eastAsia="en-US"/>
              </w:rPr>
            </w:pPr>
          </w:p>
          <w:p w14:paraId="4B3A7BC4" w14:textId="77777777" w:rsidR="007027E7" w:rsidRPr="000C7615" w:rsidRDefault="007027E7" w:rsidP="00A31832">
            <w:pPr>
              <w:spacing w:line="256" w:lineRule="auto"/>
              <w:rPr>
                <w:lang w:eastAsia="en-US"/>
              </w:rPr>
            </w:pPr>
            <w:ins w:id="0" w:author="Lionel" w:date="2019-02-04T17:45:00Z">
              <w:r w:rsidRPr="000C7615">
                <w:rPr>
                  <w:noProof/>
                </w:rPr>
                <w:drawing>
                  <wp:anchor distT="0" distB="0" distL="114300" distR="114300" simplePos="0" relativeHeight="251661312" behindDoc="0" locked="0" layoutInCell="1" allowOverlap="1" wp14:anchorId="68B8F04C" wp14:editId="19E78714">
                    <wp:simplePos x="0" y="0"/>
                    <wp:positionH relativeFrom="column">
                      <wp:posOffset>-1569085</wp:posOffset>
                    </wp:positionH>
                    <wp:positionV relativeFrom="paragraph">
                      <wp:posOffset>69215</wp:posOffset>
                    </wp:positionV>
                    <wp:extent cx="1524000" cy="542925"/>
                    <wp:effectExtent l="0" t="0" r="0" b="0"/>
                    <wp:wrapSquare wrapText="bothSides"/>
                    <wp:docPr id="121" name="Immagine 18" descr="E1751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1751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0" cy="542925"/>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1DAAE81F" w14:textId="77777777" w:rsidR="007027E7" w:rsidRPr="000C7615" w:rsidRDefault="007027E7" w:rsidP="00A31832">
            <w:pPr>
              <w:spacing w:line="256" w:lineRule="auto"/>
              <w:rPr>
                <w:lang w:eastAsia="en-US"/>
              </w:rPr>
            </w:pPr>
          </w:p>
          <w:p w14:paraId="40979F8A" w14:textId="77777777" w:rsidR="007027E7" w:rsidRPr="000C7615" w:rsidRDefault="007027E7" w:rsidP="00A31832">
            <w:pPr>
              <w:spacing w:line="256" w:lineRule="auto"/>
              <w:rPr>
                <w:lang w:eastAsia="en-US"/>
              </w:rPr>
            </w:pPr>
          </w:p>
          <w:p w14:paraId="13D04667" w14:textId="77777777" w:rsidR="007027E7" w:rsidRPr="000C7615" w:rsidRDefault="007027E7" w:rsidP="00A31832">
            <w:pPr>
              <w:spacing w:line="256" w:lineRule="auto"/>
              <w:rPr>
                <w:lang w:eastAsia="en-US"/>
              </w:rPr>
            </w:pPr>
          </w:p>
          <w:p w14:paraId="3829AC05" w14:textId="77777777" w:rsidR="007027E7" w:rsidRPr="000C7615" w:rsidRDefault="007027E7" w:rsidP="00A31832">
            <w:pPr>
              <w:spacing w:line="256" w:lineRule="auto"/>
              <w:rPr>
                <w:lang w:eastAsia="en-US"/>
              </w:rPr>
            </w:pPr>
            <w:ins w:id="1" w:author="Lionel" w:date="2019-02-04T17:45:00Z">
              <w:r w:rsidRPr="000C7615">
                <w:rPr>
                  <w:noProof/>
                </w:rPr>
                <w:drawing>
                  <wp:anchor distT="0" distB="0" distL="114300" distR="114300" simplePos="0" relativeHeight="251662336" behindDoc="0" locked="0" layoutInCell="1" allowOverlap="1" wp14:anchorId="6235BA38" wp14:editId="4235D9C6">
                    <wp:simplePos x="0" y="0"/>
                    <wp:positionH relativeFrom="column">
                      <wp:posOffset>-1386840</wp:posOffset>
                    </wp:positionH>
                    <wp:positionV relativeFrom="paragraph">
                      <wp:posOffset>27305</wp:posOffset>
                    </wp:positionV>
                    <wp:extent cx="1524000" cy="542925"/>
                    <wp:effectExtent l="0" t="0" r="0" b="3175"/>
                    <wp:wrapSquare wrapText="bothSides"/>
                    <wp:docPr id="122" name="Immagine 122" descr="E1760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1760K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0" cy="542925"/>
                            </a:xfrm>
                            <a:prstGeom prst="rect">
                              <a:avLst/>
                            </a:prstGeom>
                            <a:noFill/>
                            <a:ln>
                              <a:noFill/>
                            </a:ln>
                          </pic:spPr>
                        </pic:pic>
                      </a:graphicData>
                    </a:graphic>
                    <wp14:sizeRelH relativeFrom="page">
                      <wp14:pctWidth>0</wp14:pctWidth>
                    </wp14:sizeRelH>
                    <wp14:sizeRelV relativeFrom="page">
                      <wp14:pctHeight>0</wp14:pctHeight>
                    </wp14:sizeRelV>
                  </wp:anchor>
                </w:drawing>
              </w:r>
            </w:ins>
          </w:p>
        </w:tc>
      </w:tr>
      <w:tr w:rsidR="007027E7" w:rsidRPr="000C7615" w14:paraId="3BECF686" w14:textId="77777777" w:rsidTr="00A31832">
        <w:trPr>
          <w:trHeight w:val="1264"/>
        </w:trPr>
        <w:tc>
          <w:tcPr>
            <w:tcW w:w="2485" w:type="dxa"/>
            <w:tcBorders>
              <w:top w:val="single" w:sz="4" w:space="0" w:color="auto"/>
              <w:left w:val="single" w:sz="4" w:space="0" w:color="auto"/>
              <w:bottom w:val="single" w:sz="4" w:space="0" w:color="auto"/>
              <w:right w:val="single" w:sz="4" w:space="0" w:color="auto"/>
            </w:tcBorders>
            <w:vAlign w:val="center"/>
            <w:hideMark/>
          </w:tcPr>
          <w:p w14:paraId="21DD1E19" w14:textId="77777777" w:rsidR="007027E7" w:rsidRPr="000C7615" w:rsidRDefault="007027E7" w:rsidP="00A31832">
            <w:pPr>
              <w:spacing w:line="256" w:lineRule="auto"/>
              <w:rPr>
                <w:b/>
                <w:lang w:eastAsia="en-US"/>
              </w:rPr>
            </w:pPr>
            <w:r w:rsidRPr="000C7615">
              <w:rPr>
                <w:b/>
                <w:lang w:eastAsia="en-US"/>
              </w:rPr>
              <w:t>DPI</w:t>
            </w:r>
          </w:p>
        </w:tc>
        <w:tc>
          <w:tcPr>
            <w:tcW w:w="7534" w:type="dxa"/>
            <w:tcBorders>
              <w:top w:val="single" w:sz="4" w:space="0" w:color="auto"/>
              <w:left w:val="single" w:sz="4" w:space="0" w:color="auto"/>
              <w:bottom w:val="single" w:sz="4" w:space="0" w:color="auto"/>
              <w:right w:val="single" w:sz="4" w:space="0" w:color="auto"/>
            </w:tcBorders>
            <w:vAlign w:val="center"/>
            <w:hideMark/>
          </w:tcPr>
          <w:p w14:paraId="3AD8617A" w14:textId="77777777" w:rsidR="007027E7" w:rsidRPr="000C7615" w:rsidRDefault="007027E7" w:rsidP="007027E7">
            <w:pPr>
              <w:numPr>
                <w:ilvl w:val="0"/>
                <w:numId w:val="1"/>
              </w:numPr>
              <w:suppressAutoHyphens w:val="0"/>
              <w:spacing w:line="256" w:lineRule="auto"/>
              <w:textAlignment w:val="auto"/>
              <w:rPr>
                <w:noProof/>
                <w:sz w:val="20"/>
                <w:szCs w:val="20"/>
                <w:lang w:eastAsia="en-US"/>
              </w:rPr>
            </w:pPr>
            <w:r w:rsidRPr="000C7615">
              <w:rPr>
                <w:noProof/>
                <w:sz w:val="20"/>
                <w:szCs w:val="20"/>
                <w:lang w:eastAsia="en-US"/>
              </w:rPr>
              <w:t>Scarpa di sicurezza (EN ISO 20345)</w:t>
            </w:r>
          </w:p>
          <w:p w14:paraId="1A20483C" w14:textId="77777777" w:rsidR="007027E7" w:rsidRPr="000C7615" w:rsidRDefault="007027E7" w:rsidP="007027E7">
            <w:pPr>
              <w:numPr>
                <w:ilvl w:val="0"/>
                <w:numId w:val="1"/>
              </w:numPr>
              <w:suppressAutoHyphens w:val="0"/>
              <w:spacing w:line="256" w:lineRule="auto"/>
              <w:textAlignment w:val="auto"/>
              <w:rPr>
                <w:noProof/>
                <w:sz w:val="20"/>
                <w:szCs w:val="20"/>
                <w:lang w:eastAsia="en-US"/>
              </w:rPr>
            </w:pPr>
            <w:r w:rsidRPr="000C7615">
              <w:rPr>
                <w:noProof/>
                <w:sz w:val="20"/>
                <w:szCs w:val="20"/>
                <w:lang w:eastAsia="en-US"/>
              </w:rPr>
              <w:t xml:space="preserve">Guanti di protezione contro rischi meccanici (EN 388) </w:t>
            </w:r>
          </w:p>
          <w:p w14:paraId="637FE123" w14:textId="77777777" w:rsidR="007027E7" w:rsidRPr="000C7615" w:rsidRDefault="007027E7" w:rsidP="007027E7">
            <w:pPr>
              <w:numPr>
                <w:ilvl w:val="0"/>
                <w:numId w:val="1"/>
              </w:numPr>
              <w:suppressAutoHyphens w:val="0"/>
              <w:spacing w:line="256" w:lineRule="auto"/>
              <w:textAlignment w:val="auto"/>
              <w:rPr>
                <w:noProof/>
                <w:sz w:val="20"/>
                <w:szCs w:val="20"/>
                <w:lang w:eastAsia="en-US"/>
              </w:rPr>
            </w:pPr>
            <w:r w:rsidRPr="000C7615">
              <w:rPr>
                <w:noProof/>
                <w:sz w:val="20"/>
                <w:szCs w:val="20"/>
                <w:lang w:eastAsia="en-US"/>
              </w:rPr>
              <w:t>Indumenti di lavoro</w:t>
            </w:r>
          </w:p>
        </w:tc>
      </w:tr>
    </w:tbl>
    <w:p w14:paraId="1590831B" w14:textId="77777777" w:rsidR="0098353E" w:rsidRDefault="0098353E"/>
    <w:sectPr w:rsidR="0098353E" w:rsidSect="003708E8">
      <w:pgSz w:w="11900" w:h="16840"/>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E0B67"/>
    <w:multiLevelType w:val="hybridMultilevel"/>
    <w:tmpl w:val="5E7C381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1563B60"/>
    <w:multiLevelType w:val="hybridMultilevel"/>
    <w:tmpl w:val="EB9E8E00"/>
    <w:lvl w:ilvl="0" w:tplc="02DE63BA">
      <w:start w:val="1"/>
      <w:numFmt w:val="bullet"/>
      <w:lvlText w:val=""/>
      <w:lvlJc w:val="left"/>
      <w:pPr>
        <w:ind w:left="720" w:hanging="360"/>
      </w:pPr>
      <w:rPr>
        <w:rFonts w:ascii="Symbol" w:hAnsi="Symbol" w:hint="default"/>
        <w:sz w:val="20"/>
        <w:szCs w:val="20"/>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 w15:restartNumberingAfterBreak="0">
    <w:nsid w:val="28F867AB"/>
    <w:multiLevelType w:val="hybridMultilevel"/>
    <w:tmpl w:val="9E88710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643" w:hanging="360"/>
      </w:pPr>
      <w:rPr>
        <w:rFonts w:ascii="Symbol" w:hAnsi="Symbol" w:hint="default"/>
      </w:rPr>
    </w:lvl>
    <w:lvl w:ilvl="4" w:tplc="04100003">
      <w:start w:val="1"/>
      <w:numFmt w:val="bullet"/>
      <w:lvlText w:val="o"/>
      <w:lvlJc w:val="left"/>
      <w:pPr>
        <w:ind w:left="1919"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3" w15:restartNumberingAfterBreak="0">
    <w:nsid w:val="2C1B36EF"/>
    <w:multiLevelType w:val="hybridMultilevel"/>
    <w:tmpl w:val="791A58E2"/>
    <w:lvl w:ilvl="0" w:tplc="3FE2147E">
      <w:numFmt w:val="bullet"/>
      <w:lvlText w:val="-"/>
      <w:lvlJc w:val="left"/>
      <w:pPr>
        <w:ind w:left="1069" w:hanging="360"/>
      </w:pPr>
      <w:rPr>
        <w:rFonts w:ascii="Verdana" w:eastAsia="Times New Roman" w:hAnsi="Verdana" w:cs="Arial" w:hint="default"/>
      </w:rPr>
    </w:lvl>
    <w:lvl w:ilvl="1" w:tplc="04100003" w:tentative="1">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4" w15:restartNumberingAfterBreak="0">
    <w:nsid w:val="30CC47E6"/>
    <w:multiLevelType w:val="hybridMultilevel"/>
    <w:tmpl w:val="415A939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4E08579C"/>
    <w:multiLevelType w:val="hybridMultilevel"/>
    <w:tmpl w:val="8C2E2BD4"/>
    <w:lvl w:ilvl="0" w:tplc="3FE2147E">
      <w:numFmt w:val="bullet"/>
      <w:lvlText w:val="-"/>
      <w:lvlJc w:val="left"/>
      <w:pPr>
        <w:ind w:left="1069" w:hanging="360"/>
      </w:pPr>
      <w:rPr>
        <w:rFonts w:ascii="Verdana" w:eastAsia="Times New Roman" w:hAnsi="Verdana" w:cs="Arial" w:hint="default"/>
      </w:rPr>
    </w:lvl>
    <w:lvl w:ilvl="1" w:tplc="04100003" w:tentative="1">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6" w15:restartNumberingAfterBreak="0">
    <w:nsid w:val="592813BA"/>
    <w:multiLevelType w:val="hybridMultilevel"/>
    <w:tmpl w:val="EFBED838"/>
    <w:lvl w:ilvl="0" w:tplc="3FE2147E">
      <w:numFmt w:val="bullet"/>
      <w:lvlText w:val="-"/>
      <w:lvlJc w:val="left"/>
      <w:pPr>
        <w:ind w:left="1069" w:hanging="360"/>
      </w:pPr>
      <w:rPr>
        <w:rFonts w:ascii="Verdana" w:eastAsia="Times New Roman" w:hAnsi="Verdana" w:cs="Arial" w:hint="default"/>
      </w:rPr>
    </w:lvl>
    <w:lvl w:ilvl="1" w:tplc="04100003" w:tentative="1">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num w:numId="1">
    <w:abstractNumId w:val="1"/>
  </w:num>
  <w:num w:numId="2">
    <w:abstractNumId w:val="2"/>
  </w:num>
  <w:num w:numId="3">
    <w:abstractNumId w:val="0"/>
  </w:num>
  <w:num w:numId="4">
    <w:abstractNumId w:val="6"/>
  </w:num>
  <w:num w:numId="5">
    <w:abstractNumId w:val="4"/>
  </w:num>
  <w:num w:numId="6">
    <w:abstractNumId w:val="5"/>
  </w:num>
  <w:num w:numId="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Lionel">
    <w15:presenceInfo w15:providerId="None" w15:userId="Lione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2"/>
  <w:proofState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7E7"/>
    <w:rsid w:val="003708E8"/>
    <w:rsid w:val="007027E7"/>
    <w:rsid w:val="0098353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49DFF2BE"/>
  <w15:chartTrackingRefBased/>
  <w15:docId w15:val="{526CE766-79FD-1A4F-B5DD-A302D292B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7027E7"/>
    <w:pPr>
      <w:suppressAutoHyphens/>
      <w:autoSpaceDN w:val="0"/>
      <w:textAlignment w:val="baseline"/>
    </w:pPr>
    <w:rPr>
      <w:rFonts w:ascii="Times New Roman" w:eastAsia="Times New Roman" w:hAnsi="Times New Roman" w:cs="Times New Roman"/>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3" Type="http://schemas.openxmlformats.org/officeDocument/2006/relationships/settings" Target="settings.xml"/><Relationship Id="rId7" Type="http://schemas.openxmlformats.org/officeDocument/2006/relationships/image" Target="media/image3.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gif"/><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1188</Words>
  <Characters>6772</Characters>
  <Application>Microsoft Office Word</Application>
  <DocSecurity>0</DocSecurity>
  <Lines>56</Lines>
  <Paragraphs>15</Paragraphs>
  <ScaleCrop>false</ScaleCrop>
  <Company/>
  <LinksUpToDate>false</LinksUpToDate>
  <CharactersWithSpaces>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Giorgio Amabili</dc:creator>
  <cp:keywords/>
  <dc:description/>
  <cp:lastModifiedBy>Giorgio Amabili</cp:lastModifiedBy>
  <cp:revision>1</cp:revision>
  <dcterms:created xsi:type="dcterms:W3CDTF">2021-03-03T09:05:00Z</dcterms:created>
  <dcterms:modified xsi:type="dcterms:W3CDTF">2021-03-03T09:05:00Z</dcterms:modified>
</cp:coreProperties>
</file>