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063C88" w:rsidP="00063C88" w:rsidRDefault="00063C88" w14:paraId="672A6659" wp14:textId="77777777">
      <w:pPr>
        <w:jc w:val="both"/>
        <w:rPr>
          <w:sz w:val="22"/>
          <w:szCs w:val="22"/>
        </w:rPr>
      </w:pPr>
      <w:bookmarkStart w:name="_GoBack" w:id="0"/>
    </w:p>
    <w:tbl>
      <w:tblPr>
        <w:tblW w:w="100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xmlns:wp14="http://schemas.microsoft.com/office/word/2010/wordml" w:rsidRPr="00FE26E4" w:rsidR="00063C88" w:rsidTr="44C40B42" w14:paraId="6135D331" wp14:textId="77777777">
        <w:trPr>
          <w:trHeight w:val="454"/>
        </w:trPr>
        <w:tc>
          <w:tcPr>
            <w:tcW w:w="100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  <w:vAlign w:val="center"/>
          </w:tcPr>
          <w:p w:rsidRPr="00FE26E4" w:rsidR="00063C88" w:rsidP="00614F39" w:rsidRDefault="00063C88" w14:paraId="13F25E4E" wp14:textId="77777777">
            <w:pPr>
              <w:pStyle w:val="Titolo3"/>
            </w:pPr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>ATTREZZATURE MANUALI (MANICURE, PEDICURE)</w:t>
            </w:r>
          </w:p>
        </w:tc>
      </w:tr>
      <w:tr xmlns:wp14="http://schemas.microsoft.com/office/word/2010/wordml" w:rsidRPr="00671D56" w:rsidR="00063C88" w:rsidTr="44C40B42" w14:paraId="74EC4907" wp14:textId="77777777">
        <w:trPr>
          <w:trHeight w:val="454"/>
        </w:trPr>
        <w:tc>
          <w:tcPr>
            <w:tcW w:w="2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6C1934" w:rsidR="00063C88" w:rsidP="00614F39" w:rsidRDefault="00063C88" w14:paraId="64B0E2C5" wp14:textId="7777777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063C88" w:rsidP="00614F39" w:rsidRDefault="00063C88" w14:paraId="28BBFCD6" wp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Pr="00671D56" w:rsidR="00063C88" w:rsidP="00614F39" w:rsidRDefault="00063C88" w14:paraId="780FBC3C" wp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xmlns:wp14="http://schemas.microsoft.com/office/word/2010/wordml" w:rsidRPr="00AC3990" w:rsidR="00063C88" w:rsidTr="44C40B42" w14:paraId="5A586C43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6C1934" w:rsidR="00063C88" w:rsidP="00614F39" w:rsidRDefault="00063C88" w14:paraId="2351AE7A" wp14:textId="7777777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AC3990" w:rsidR="00063C88" w:rsidP="00614F39" w:rsidRDefault="00063C88" w14:paraId="5A42930F" wp14:textId="7777777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xmlns:wp14="http://schemas.microsoft.com/office/word/2010/wordml" w:rsidRPr="00AC3990" w:rsidR="00063C88" w:rsidTr="44C40B42" w14:paraId="60937426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6C1934" w:rsidR="00063C88" w:rsidP="00614F39" w:rsidRDefault="00063C88" w14:paraId="694A34C3" wp14:textId="7777777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063C88" w:rsidP="00614F39" w:rsidRDefault="00063C88" w14:paraId="639F3221" wp14:textId="77777777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TAGLIO</w:t>
            </w:r>
          </w:p>
          <w:p w:rsidRPr="0068096D" w:rsidR="00063C88" w:rsidP="00614F39" w:rsidRDefault="00063C88" w14:paraId="63E4E9DB" wp14:textId="77777777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lesioni </w:t>
            </w:r>
          </w:p>
        </w:tc>
      </w:tr>
      <w:tr xmlns:wp14="http://schemas.microsoft.com/office/word/2010/wordml" w:rsidRPr="00A653D4" w:rsidR="00063C88" w:rsidTr="44C40B42" w14:paraId="7C660D90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6C1934" w:rsidR="00063C88" w:rsidP="00614F39" w:rsidRDefault="00063C88" w14:paraId="1E4C73CF" wp14:textId="7777777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063C88" w:rsidR="00063C88" w:rsidP="00063C88" w:rsidRDefault="00063C88" w14:paraId="0329CDD6" wp14:textId="7777777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t xml:space="preserve">Seguire attentamente le indicazioni, avvertenze e cautele per l’uso riportate nel manuale fornito dal fabbricante. </w:t>
            </w:r>
          </w:p>
          <w:p w:rsidRPr="00063C88" w:rsidR="00063C88" w:rsidP="00063C88" w:rsidRDefault="00063C88" w14:paraId="2DACCFA9" wp14:textId="7777777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t xml:space="preserve">Usare preferibilmente strumenti monouso oppure, dopo l’uso, sterilizzarli prima di riutilizzarli su un altro soggetto. </w:t>
            </w:r>
          </w:p>
          <w:p w:rsidRPr="00063C88" w:rsidR="00063C88" w:rsidP="00063C88" w:rsidRDefault="00063C88" w14:paraId="0B99ACD5" wp14:textId="7777777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t xml:space="preserve">Impiegare ogni mezzo idoneo per proteggere l’operatore da qualsiasi contaminazione (ad esempio: guanti, occhiali, mascherina, ecc.). </w:t>
            </w:r>
          </w:p>
          <w:p w:rsidRPr="00063C88" w:rsidR="00063C88" w:rsidP="00063C88" w:rsidRDefault="00063C88" w14:paraId="0D3CECBA" wp14:textId="7777777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t xml:space="preserve">AVVERTENZE Si raccomandano le idonee sterilizzazioni e/o disinfezioni di tutte le parti che vanno a contatto con il soggetto da trattare. </w:t>
            </w:r>
          </w:p>
        </w:tc>
      </w:tr>
      <w:tr xmlns:wp14="http://schemas.microsoft.com/office/word/2010/wordml" w:rsidRPr="00671D56" w:rsidR="00063C88" w:rsidTr="44C40B42" w14:paraId="59E9C2D5" wp14:textId="77777777">
        <w:trPr>
          <w:trHeight w:val="1250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6C1934" w:rsidR="00063C88" w:rsidP="00614F39" w:rsidRDefault="00063C88" w14:paraId="312186E6" wp14:textId="77777777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063C88" w:rsidP="00614F39" w:rsidRDefault="00063C88" w14:paraId="4EFEADAD" wp14:textId="77777777">
            <w:ins w:author="Lionel" w:date="2019-02-04T17:45:00Z" w:id="1">
              <w:r w:rsidR="44C40B42">
                <w:drawing>
                  <wp:anchor xmlns:wp14="http://schemas.microsoft.com/office/word/2010/wordprocessingDrawing" distT="0" distB="0" distL="114300" distR="114300" simplePos="0" relativeHeight="251658240" behindDoc="1" locked="0" layoutInCell="1" allowOverlap="1" wp14:editId="6A69E50C" wp14:anchorId="653277B8">
                    <wp:simplePos x="0" y="0"/>
                    <wp:positionH relativeFrom="column">
                      <wp:align>left</wp:align>
                    </wp:positionH>
                    <wp:positionV relativeFrom="paragraph">
                      <wp:posOffset>0</wp:posOffset>
                    </wp:positionV>
                    <wp:extent cx="1313815" cy="467995"/>
                    <wp:wrapNone/>
                    <wp:effectExtent l="0" t="0" r="0" b="0"/>
                    <wp:docPr id="1153698626" name="Immagine 6" descr="E1709K" title="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Immagine 6"/>
                            <pic:cNvPicPr/>
                          </pic:nvPicPr>
                          <pic:blipFill>
                            <a:blip r:embed="R0e3979351aa4495d">
                              <a:extLst xmlns:a="http://schemas.openxmlformats.org/drawingml/2006/main"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0" flipH="0" flipV="0"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r w:rsidR="44C40B42">
              <w:rPr/>
              <w:t/>
            </w:r>
          </w:p>
          <w:p w:rsidR="00063C88" w:rsidP="00614F39" w:rsidRDefault="00063C88" w14:paraId="0A37501D" wp14:textId="77777777"/>
          <w:p w:rsidRPr="00A31A68" w:rsidR="00063C88" w:rsidP="00614F39" w:rsidRDefault="00063C88" w14:paraId="5DAB6C7B" wp14:textId="77777777"/>
        </w:tc>
      </w:tr>
      <w:tr xmlns:wp14="http://schemas.microsoft.com/office/word/2010/wordml" w:rsidRPr="00E06398" w:rsidR="00063C88" w:rsidTr="44C40B42" w14:paraId="5B2CCF40" wp14:textId="77777777">
        <w:trPr>
          <w:trHeight w:val="915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="00063C88" w:rsidP="00614F39" w:rsidRDefault="00063C88" w14:paraId="2B68CFD8" wp14:textId="77777777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063C88" w:rsidP="00063C88" w:rsidRDefault="00063C88" w14:paraId="6D5DDAE8" wp14:textId="7777777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063C88" w:rsidP="00063C88" w:rsidRDefault="00063C88" w14:paraId="1C9FD9A1" wp14:textId="7777777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Occhiali </w:t>
            </w:r>
          </w:p>
          <w:p w:rsidRPr="00063C88" w:rsidR="00063C88" w:rsidP="00063C88" w:rsidRDefault="00063C88" w14:paraId="6FE7BD9D" wp14:textId="7777777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</w:tbl>
    <w:p xmlns:wp14="http://schemas.microsoft.com/office/word/2010/wordml" w:rsidR="00063C88" w:rsidP="00063C88" w:rsidRDefault="00063C88" w14:paraId="02EB378F" wp14:textId="77777777">
      <w:pPr>
        <w:jc w:val="both"/>
      </w:pPr>
    </w:p>
    <w:p xmlns:wp14="http://schemas.microsoft.com/office/word/2010/wordml" w:rsidRPr="00A31A68" w:rsidR="00063C88" w:rsidP="00063C88" w:rsidRDefault="00063C88" w14:paraId="6A05A809" wp14:textId="77777777">
      <w:pPr>
        <w:suppressAutoHyphens w:val="0"/>
        <w:rPr>
          <w:sz w:val="22"/>
          <w:szCs w:val="22"/>
        </w:rPr>
      </w:pPr>
    </w:p>
    <w:bookmarkEnd w:id="0"/>
    <w:p xmlns:wp14="http://schemas.microsoft.com/office/word/2010/wordml" w:rsidRPr="0068096D" w:rsidR="00063C88" w:rsidP="00063C88" w:rsidRDefault="00063C88" w14:paraId="5A39BBE3" wp14:textId="77777777">
      <w:pPr>
        <w:suppressAutoHyphens w:val="0"/>
        <w:rPr>
          <w:sz w:val="22"/>
          <w:szCs w:val="22"/>
        </w:rPr>
      </w:pPr>
    </w:p>
    <w:sectPr w:rsidRPr="0068096D" w:rsidR="00063C88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1D3003CF"/>
    <w:multiLevelType w:val="hybridMultilevel"/>
    <w:tmpl w:val="95401F58"/>
    <w:lvl w:ilvl="0" w:tplc="0410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752602B7"/>
    <w:multiLevelType w:val="hybridMultilevel"/>
    <w:tmpl w:val="96A23E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88"/>
    <w:rsid w:val="00063C88"/>
    <w:rsid w:val="00F44056"/>
    <w:rsid w:val="035E545C"/>
    <w:rsid w:val="44C4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AFDD9"/>
  <w15:chartTrackingRefBased/>
  <w15:docId w15:val="{E523D3D2-FDBA-4100-AC85-D2011E9B7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rsid w:val="00063C88"/>
    <w:pPr>
      <w:suppressAutoHyphens/>
      <w:autoSpaceDN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63C8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basedOn w:val="Carpredefinitoparagrafo"/>
    <w:link w:val="Titolo3"/>
    <w:rsid w:val="00063C88"/>
    <w:rPr>
      <w:rFonts w:ascii="Times New Roman" w:hAnsi="Times New Roman" w:eastAsia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063C8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microsoft.com/office/2011/relationships/people" Target="peop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0e3979351aa4495d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Veronica Casalanguida</dc:creator>
  <keywords/>
  <dc:description/>
  <lastModifiedBy>Maichol Pantoni</lastModifiedBy>
  <revision>2</revision>
  <dcterms:created xsi:type="dcterms:W3CDTF">2019-06-17T16:58:00.0000000Z</dcterms:created>
  <dcterms:modified xsi:type="dcterms:W3CDTF">2021-01-14T16:03:57.5417689Z</dcterms:modified>
</coreProperties>
</file>