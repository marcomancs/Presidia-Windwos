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7584E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7584E" w:rsidRPr="00FE26E4" w:rsidRDefault="00B7584E" w:rsidP="00A22AEB">
            <w:pPr>
              <w:pStyle w:val="Titolo3"/>
            </w:pPr>
            <w:bookmarkStart w:id="0" w:name="_Toc11154009"/>
            <w:bookmarkStart w:id="1" w:name="_Toc11315303"/>
            <w:r>
              <w:t>ATTREZZATURE: LAVATRICE</w:t>
            </w:r>
            <w:bookmarkEnd w:id="0"/>
            <w:bookmarkEnd w:id="1"/>
          </w:p>
        </w:tc>
      </w:tr>
      <w:tr w:rsidR="00B7584E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Pr="006C1934" w:rsidRDefault="00B7584E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Default="00B7584E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7584E" w:rsidRDefault="00B7584E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B7584E" w:rsidRPr="00671D56" w:rsidRDefault="00B7584E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7584E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Pr="006C1934" w:rsidRDefault="00B7584E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Pr="00671D56" w:rsidRDefault="00B7584E" w:rsidP="00A22AEB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B7584E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Pr="006C1934" w:rsidRDefault="00B7584E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Default="00B7584E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B7584E" w:rsidRPr="00556339" w:rsidRDefault="00B7584E" w:rsidP="00A22AEB">
            <w:pPr>
              <w:rPr>
                <w:szCs w:val="22"/>
              </w:rPr>
            </w:pPr>
            <w:r w:rsidRPr="00DB3D01">
              <w:rPr>
                <w:caps/>
                <w:sz w:val="20"/>
                <w:szCs w:val="20"/>
              </w:rPr>
              <w:t>SCIVOLAMENTO</w:t>
            </w:r>
          </w:p>
        </w:tc>
      </w:tr>
      <w:tr w:rsidR="00B7584E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Pr="006C1934" w:rsidRDefault="00B7584E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Prima del collegamento della lavatrice bisogna leggere attentamente le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istruzioni d'uso. La riparazione o le contestazioni che sono la causa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dell'errato collegamento o dell'uso della lavatrice, non sono l'oggetto della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garanzia.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B3D01">
              <w:rPr>
                <w:sz w:val="20"/>
                <w:szCs w:val="18"/>
              </w:rPr>
              <w:t>Durante il collegamento dell’apparecchio all’acqua, bisogna usare un tubo di collegamento nuovo, il tubo vecchio non deve essere usato di nuovo.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Per evitare il pericolo, il cavo di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collegamento danneggiato può essere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sostituito dal produttore, dal suo tecnico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o dalla persona autorizzata.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Il pavimento, dove sarà posizionata la lavatrice, deve avere le basi in cemento, deve essere asciutto e pulito (altrimenti la lavatrice può scivolare). Pulire anche i piedini regolabili.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Le vibrazioni, lo spostamento della lavatrice e un funzionamento rumoroso possono essere dati da un posizionamento non corretto dei piedini regolabili.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B3D01">
              <w:rPr>
                <w:sz w:val="20"/>
                <w:szCs w:val="18"/>
              </w:rPr>
              <w:t>Prima del collegamento bisogna aspettare almeno due ore che la lavatrice si scalda alla temperatura d'ambiente.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Per un funzionamento corretto della lavatrice deve essere assicurata</w:t>
            </w:r>
            <w:r w:rsidRPr="00DB3D01">
              <w:rPr>
                <w:sz w:val="20"/>
                <w:szCs w:val="18"/>
              </w:rPr>
              <w:br/>
              <w:t xml:space="preserve">la pressione idrica fra 0,05-0,8 </w:t>
            </w:r>
            <w:proofErr w:type="spellStart"/>
            <w:r w:rsidRPr="00DB3D01">
              <w:rPr>
                <w:sz w:val="20"/>
                <w:szCs w:val="18"/>
              </w:rPr>
              <w:t>MPa</w:t>
            </w:r>
            <w:proofErr w:type="spellEnd"/>
            <w:r w:rsidRPr="00DB3D01">
              <w:rPr>
                <w:sz w:val="20"/>
                <w:szCs w:val="18"/>
              </w:rPr>
              <w:t>. La pressione minima dell'acqua si</w:t>
            </w:r>
            <w:r w:rsidRPr="00DB3D01">
              <w:rPr>
                <w:sz w:val="20"/>
                <w:szCs w:val="18"/>
              </w:rPr>
              <w:br/>
              <w:t>stabilisce misurando la quantità dell'acqua uscita. In 15 secondi devono</w:t>
            </w:r>
            <w:r w:rsidRPr="00DB3D01">
              <w:rPr>
                <w:sz w:val="20"/>
                <w:szCs w:val="18"/>
              </w:rPr>
              <w:br/>
              <w:t>uscire dal rubinetto completamente aperto 3 litri d'acqua.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Il tubo di carico va stretto bene con la mano (max. 2 Nm), cosi non</w:t>
            </w:r>
            <w:r w:rsidRPr="00DB3D01">
              <w:rPr>
                <w:sz w:val="20"/>
                <w:szCs w:val="18"/>
              </w:rPr>
              <w:br/>
              <w:t>perderà. Verificare la tenuta del tubo. L'uso delle pinze o altri utensili</w:t>
            </w:r>
            <w:r w:rsidRPr="00DB3D01">
              <w:rPr>
                <w:sz w:val="20"/>
                <w:szCs w:val="18"/>
              </w:rPr>
              <w:br/>
              <w:t>durante il montaggio non è permesso perché potrebbe danneggiare la</w:t>
            </w:r>
            <w:r w:rsidRPr="00DB3D01">
              <w:rPr>
                <w:sz w:val="20"/>
                <w:szCs w:val="18"/>
              </w:rPr>
              <w:br/>
              <w:t>filettatura del dado.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DB3D01">
              <w:rPr>
                <w:sz w:val="20"/>
                <w:szCs w:val="18"/>
              </w:rPr>
              <w:t>Il tubo di collegamento con il sistema Acqua-stop non deve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essere immerso nell’acqua perché all’interno di esso si trova la</w:t>
            </w:r>
            <w:r w:rsidRPr="00DB3D01">
              <w:rPr>
                <w:sz w:val="20"/>
                <w:szCs w:val="18"/>
              </w:rPr>
              <w:br/>
              <w:t>valvola d’aria.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B3D01">
              <w:rPr>
                <w:sz w:val="20"/>
                <w:szCs w:val="18"/>
              </w:rPr>
              <w:t>La presa elettrica deve essere raggiungibile e deve avere la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messa a terra (seguendo le norme in vigore).</w:t>
            </w:r>
          </w:p>
          <w:p w:rsidR="00B7584E" w:rsidRPr="00DB3D01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B3D01">
              <w:rPr>
                <w:sz w:val="20"/>
                <w:szCs w:val="18"/>
              </w:rPr>
              <w:t>Il collegamento fisso deve essere eseguito dal tecnico.</w:t>
            </w:r>
          </w:p>
          <w:p w:rsidR="00B7584E" w:rsidRPr="005B440D" w:rsidRDefault="00B7584E" w:rsidP="00B7584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B3D01">
              <w:rPr>
                <w:sz w:val="20"/>
                <w:szCs w:val="18"/>
              </w:rPr>
              <w:t>Non collegate la lavatrice alla presa destinata per il rasoio</w:t>
            </w:r>
            <w:r>
              <w:rPr>
                <w:sz w:val="20"/>
                <w:szCs w:val="18"/>
              </w:rPr>
              <w:t xml:space="preserve"> </w:t>
            </w:r>
            <w:r w:rsidRPr="00DB3D01">
              <w:rPr>
                <w:sz w:val="20"/>
                <w:szCs w:val="18"/>
              </w:rPr>
              <w:t>elettrico o per l'asciugacapelli.</w:t>
            </w:r>
          </w:p>
        </w:tc>
      </w:tr>
      <w:tr w:rsidR="00B7584E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Pr="006C1934" w:rsidRDefault="00B7584E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Default="00B7584E" w:rsidP="00A22AEB">
            <w:ins w:id="2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3CE770CC" wp14:editId="15DF194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0" b="0"/>
                    <wp:wrapNone/>
                    <wp:docPr id="29" name="Immagine 29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2AD88F9B" wp14:editId="510A019A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28" name="Immagine 2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07EC580D" wp14:editId="10FA9BCE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7" name="Immagine 2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7584E" w:rsidRDefault="00B7584E" w:rsidP="00A22AEB"/>
          <w:p w:rsidR="00B7584E" w:rsidRDefault="00B7584E" w:rsidP="00A22AEB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937E056" wp14:editId="6FA62D6A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0" b="0"/>
                  <wp:wrapSquare wrapText="bothSides"/>
                  <wp:docPr id="26" name="Immagine 26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4" w:author="Lionel" w:date="2019-02-05T10:37:00Z">
              <w:r>
                <w:rPr>
                  <w:noProof/>
                </w:rPr>
                <w:drawing>
                  <wp:anchor distT="0" distB="0" distL="114300" distR="114300" simplePos="0" relativeHeight="251663360" behindDoc="1" locked="0" layoutInCell="1" allowOverlap="1" wp14:anchorId="5529242F" wp14:editId="265DEF79">
                    <wp:simplePos x="0" y="0"/>
                    <wp:positionH relativeFrom="column">
                      <wp:posOffset>-36195</wp:posOffset>
                    </wp:positionH>
                    <wp:positionV relativeFrom="paragraph">
                      <wp:posOffset>114300</wp:posOffset>
                    </wp:positionV>
                    <wp:extent cx="1313815" cy="467995"/>
                    <wp:effectExtent l="0" t="0" r="0" b="0"/>
                    <wp:wrapNone/>
                    <wp:docPr id="25" name="Immagine 25" descr="E188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4" descr="E188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7584E" w:rsidRDefault="00B7584E" w:rsidP="00A22AEB"/>
          <w:p w:rsidR="00B7584E" w:rsidRPr="00F22027" w:rsidRDefault="00B7584E" w:rsidP="00A22AEB"/>
          <w:p w:rsidR="00B7584E" w:rsidRPr="00F22027" w:rsidRDefault="00B7584E" w:rsidP="00A22AEB">
            <w:pPr>
              <w:rPr>
                <w:sz w:val="2"/>
                <w:szCs w:val="2"/>
              </w:rPr>
            </w:pPr>
          </w:p>
        </w:tc>
      </w:tr>
      <w:tr w:rsidR="00B7584E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7584E" w:rsidRDefault="00B7584E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84E" w:rsidRPr="00363F34" w:rsidRDefault="00B7584E" w:rsidP="00A22AEB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 xml:space="preserve">Scarpe </w:t>
            </w:r>
            <w:r w:rsidRPr="007B1FB7">
              <w:rPr>
                <w:noProof/>
                <w:sz w:val="20"/>
                <w:szCs w:val="20"/>
              </w:rPr>
              <w:t xml:space="preserve">di sicurezza </w:t>
            </w:r>
            <w:r>
              <w:rPr>
                <w:noProof/>
                <w:sz w:val="20"/>
                <w:szCs w:val="20"/>
              </w:rPr>
              <w:t xml:space="preserve">antiscivolo </w:t>
            </w:r>
            <w:r w:rsidRPr="00DB3D01">
              <w:rPr>
                <w:bCs/>
                <w:noProof/>
                <w:sz w:val="20"/>
                <w:szCs w:val="20"/>
              </w:rPr>
              <w:t>(EN ISO 20345)</w:t>
            </w:r>
          </w:p>
        </w:tc>
      </w:tr>
    </w:tbl>
    <w:p w:rsidR="00B7584E" w:rsidRDefault="00B7584E">
      <w:bookmarkStart w:id="5" w:name="_GoBack"/>
      <w:bookmarkEnd w:id="5"/>
    </w:p>
    <w:sectPr w:rsidR="00B758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A95CCD"/>
    <w:multiLevelType w:val="hybridMultilevel"/>
    <w:tmpl w:val="58226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4E"/>
    <w:rsid w:val="00B7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CDC8B-CF4B-4E7C-AB7C-D4CB85C7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7584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7584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7584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2019-06-13T09:09:00Z</dcterms:created>
  <dcterms:modified xsi:type="dcterms:W3CDTF">2019-06-13T09:10:00Z</dcterms:modified>
</cp:coreProperties>
</file>