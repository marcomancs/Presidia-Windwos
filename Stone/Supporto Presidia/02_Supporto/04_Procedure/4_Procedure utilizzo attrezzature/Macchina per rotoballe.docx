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172E" w:rsidRDefault="009B172E" w:rsidP="009B172E">
      <w:pPr>
        <w:pStyle w:val="Titolo2"/>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9B172E" w:rsidTr="000F1C44">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9B172E" w:rsidRDefault="009B172E" w:rsidP="000F1C44">
            <w:pPr>
              <w:pStyle w:val="Titolo3"/>
              <w:spacing w:line="256" w:lineRule="auto"/>
              <w:rPr>
                <w:lang w:eastAsia="en-US"/>
              </w:rPr>
            </w:pPr>
            <w:bookmarkStart w:id="0" w:name="_Toc12884408"/>
            <w:bookmarkStart w:id="1" w:name="_GoBack"/>
            <w:r>
              <w:rPr>
                <w:lang w:eastAsia="en-US"/>
              </w:rPr>
              <w:t xml:space="preserve">ATTREZZATURE: </w:t>
            </w:r>
            <w:bookmarkEnd w:id="0"/>
            <w:r>
              <w:rPr>
                <w:lang w:eastAsia="en-US"/>
              </w:rPr>
              <w:t>MACCHINA PER ROTOBALLE</w:t>
            </w:r>
            <w:r>
              <w:rPr>
                <w:lang w:eastAsia="en-US"/>
              </w:rPr>
              <w:t xml:space="preserve"> </w:t>
            </w:r>
          </w:p>
        </w:tc>
      </w:tr>
      <w:tr w:rsidR="009B172E" w:rsidTr="000F1C44">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
                <w:sz w:val="20"/>
                <w:szCs w:val="20"/>
                <w:lang w:eastAsia="en-US"/>
              </w:rPr>
            </w:pPr>
            <w:r>
              <w:rPr>
                <w:b/>
                <w:sz w:val="20"/>
                <w:szCs w:val="20"/>
                <w:lang w:eastAsia="en-US"/>
              </w:rPr>
              <w:t>Utilizzo improprio dell’attrezzatura.</w:t>
            </w:r>
          </w:p>
          <w:p w:rsidR="009B172E" w:rsidRDefault="009B172E" w:rsidP="000F1C44">
            <w:pPr>
              <w:spacing w:line="256" w:lineRule="auto"/>
              <w:rPr>
                <w:b/>
                <w:sz w:val="20"/>
                <w:szCs w:val="20"/>
                <w:lang w:eastAsia="en-US"/>
              </w:rPr>
            </w:pPr>
            <w:r>
              <w:rPr>
                <w:b/>
                <w:sz w:val="20"/>
                <w:szCs w:val="20"/>
                <w:lang w:eastAsia="en-US"/>
              </w:rPr>
              <w:t>Rischio per incompetenza dell’operatore.</w:t>
            </w:r>
          </w:p>
        </w:tc>
      </w:tr>
      <w:tr w:rsidR="009B172E"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Cs/>
                <w:iCs/>
                <w:sz w:val="20"/>
                <w:szCs w:val="18"/>
                <w:lang w:eastAsia="en-US"/>
              </w:rPr>
            </w:pPr>
            <w:r>
              <w:rPr>
                <w:bCs/>
                <w:iCs/>
                <w:sz w:val="20"/>
                <w:szCs w:val="18"/>
                <w:lang w:eastAsia="en-US"/>
              </w:rPr>
              <w:t>Lavoratori</w:t>
            </w:r>
          </w:p>
        </w:tc>
      </w:tr>
      <w:tr w:rsidR="009B172E"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sz w:val="20"/>
                <w:szCs w:val="20"/>
              </w:rPr>
            </w:pPr>
            <w:r>
              <w:rPr>
                <w:sz w:val="20"/>
                <w:szCs w:val="20"/>
              </w:rPr>
              <w:t xml:space="preserve">CESOIAMENTO E SCHIACCIAMENTO </w:t>
            </w:r>
          </w:p>
          <w:p w:rsidR="009B172E" w:rsidRDefault="009B172E" w:rsidP="000F1C44">
            <w:pPr>
              <w:spacing w:line="256" w:lineRule="auto"/>
              <w:rPr>
                <w:sz w:val="20"/>
                <w:szCs w:val="20"/>
              </w:rPr>
            </w:pPr>
            <w:r>
              <w:rPr>
                <w:sz w:val="20"/>
                <w:szCs w:val="20"/>
              </w:rPr>
              <w:t xml:space="preserve">IMPIGLIAMENTO E TRASCINAMENTO </w:t>
            </w:r>
          </w:p>
          <w:p w:rsidR="009B172E" w:rsidRDefault="009B172E" w:rsidP="000F1C44">
            <w:pPr>
              <w:spacing w:line="256" w:lineRule="auto"/>
              <w:rPr>
                <w:sz w:val="20"/>
                <w:szCs w:val="18"/>
              </w:rPr>
            </w:pPr>
            <w:r>
              <w:rPr>
                <w:sz w:val="20"/>
                <w:szCs w:val="18"/>
              </w:rPr>
              <w:t xml:space="preserve">INALAZIOE POLVERI, FIBRE, GAS, VAPORI </w:t>
            </w:r>
          </w:p>
          <w:p w:rsidR="009B172E" w:rsidRDefault="009B172E" w:rsidP="000F1C44">
            <w:pPr>
              <w:spacing w:line="256" w:lineRule="auto"/>
              <w:rPr>
                <w:sz w:val="20"/>
                <w:szCs w:val="18"/>
              </w:rPr>
            </w:pPr>
            <w:r>
              <w:rPr>
                <w:sz w:val="20"/>
                <w:szCs w:val="18"/>
              </w:rPr>
              <w:t xml:space="preserve">RUMORE </w:t>
            </w:r>
          </w:p>
          <w:p w:rsidR="009B172E" w:rsidRDefault="009B172E" w:rsidP="000F1C44">
            <w:pPr>
              <w:spacing w:line="256" w:lineRule="auto"/>
              <w:rPr>
                <w:sz w:val="20"/>
                <w:szCs w:val="18"/>
              </w:rPr>
            </w:pPr>
            <w:r>
              <w:rPr>
                <w:sz w:val="20"/>
                <w:szCs w:val="18"/>
              </w:rPr>
              <w:t>VIBRAZIONE</w:t>
            </w:r>
          </w:p>
          <w:p w:rsidR="009B172E" w:rsidRDefault="009B172E" w:rsidP="000F1C44">
            <w:pPr>
              <w:spacing w:line="256" w:lineRule="auto"/>
              <w:rPr>
                <w:sz w:val="20"/>
                <w:szCs w:val="18"/>
              </w:rPr>
            </w:pPr>
            <w:r>
              <w:rPr>
                <w:sz w:val="20"/>
                <w:szCs w:val="18"/>
              </w:rPr>
              <w:t>POSTURE INCONGRUE</w:t>
            </w:r>
          </w:p>
          <w:p w:rsidR="009B172E" w:rsidRDefault="009B172E" w:rsidP="000F1C44">
            <w:pPr>
              <w:spacing w:line="256" w:lineRule="auto"/>
              <w:rPr>
                <w:sz w:val="20"/>
                <w:szCs w:val="18"/>
                <w:lang w:eastAsia="en-US"/>
              </w:rPr>
            </w:pPr>
            <w:r>
              <w:rPr>
                <w:sz w:val="20"/>
                <w:szCs w:val="18"/>
                <w:lang w:eastAsia="en-US"/>
              </w:rPr>
              <w:t xml:space="preserve">MICROCLIMA </w:t>
            </w:r>
          </w:p>
        </w:tc>
      </w:tr>
      <w:tr w:rsidR="009B172E" w:rsidRPr="00D707C1"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Tutti i dispositivi di protezione, come i rivestimenti di protezione, le minigonne in gomma o le staffe distanziatrici tutelano la vostra sicurezza</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Non utilizzare mai la macchina con gli allestimenti di protezione rimossi o difettosi</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Mantenere sempre in stato ordinato i componenti rilevanti per la sicurezza. Prima della messa in servizio è necessario applicare e serrare tutti i rivestimenti di protezione</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Le regolazioni e riparazioni nonché i lavori di manutenzione e cura della macchina non devono essere eseguiti in nessun caso con la macchina in funzione.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Disinserire innanzitutto la presa di forza, scollegare l'albero cardanico dalla presa di forza e separare il collegamento elettrico tra il trattore e la pressa prima di eseguire dei lavori sui componenti mobili della macchina.</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Non tentare mai di rimuovere il prodotto raccolto a trazione inserita mentre la macchina è ancora in funzione. Disinserire sempre innanzitutto la presa di forza e spegnere il trattore.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Durante il lavoro, sul trattore si deve trovare solo il conducente. Non è consentito trasportare passeggeri sulla macchina</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Non salire sul timone di trazione né su altri componenti della macchina quando questa è in servizio. È inoltre necessario mantenere una certa distanza dal raccoglitore. Non toccare mai gli organi di trasporto in movimento.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Prima di infilare il materiale di legatura, disinserire l'azionamento della pressa e il motore del trattore ed estrarre la chiave di accensione.</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Tutti i dispositivi di protezione devono essere montati sulla pressa e trovarsi in buone condizioni. Prima di aprire i dispositivi di protezione, disinserire la presa di forza, spegnere il motore del trattore ed attendere che la macchina si sia completamente fermata.</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Bloccare le ruote della pressa collocando dei cunei nel caso venga messa fuori servizio. Durante il trasporto e gli interventi sul campo, portare i cunei sempre appresso.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Nell'apertura del portellone posteriore, mantenere una distanza di sicurezza di almeno 2 m dai cavi elettrici per alta tensione.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Tutti i lavori di manutenzione e riparazione, che vanno oltre la descrizione di queste istruzioni per l'uso, devono essere principalmente eseguiti da personale autorizzato. Rinnovare principalmente i pezzi d'usura dell'impianto freni su ambedue i lati. • Prima dello smontaggio del completo raccoglitore, la macchina deve essere assicurata che si ribalti all'indietro.</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Il prodotto raccolto è facilmente infiammabile.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Rimuovere sempre i residui del prodotto raccolto ed i depositi di olio.</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Nel caso di surriscaldamento dei componenti della macchina, localizzare la causa e mettere fuori servizio.</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Mantenere in uno stato ordinato i circuiti elettrici del trattore e della pressa nonché il tubo di scappamento del trattore.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I cavi presenti sulla macchina non devono essere utilizzati per collegare utenze diverse da quelle montate in fabbrica o espressamente autorizzate. Il sovraccarico dei cavi elettrici comporta il surriscaldamento dei componenti della macchina.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 xml:space="preserve">È vietato fumare in prossimità della macchina. </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lastRenderedPageBreak/>
              <w:t>Tenere sempre un estintore a portata di mano.</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Se i lavori di manutenzione e montaggio vengono svolti con portellone posteriore aperto, per ragioni di sicurezza il portellone posteriore deve essere sempre assicurato contro il suo riabbassamento</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Non intromettere mai le mani nella zona del raccoglitore, quando il motore del trattore è in moto a presa di forza collegata.</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Prima di eseguire i lavori di manutenzione e riparazione, spegnere il motore ed estrarre la chiave di accensione.</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Prima di eseguire lavori di riparazione, manutenzione e di pulizia, spegnere il motore ed estrarre la spina dall'alimentazione della corrente.</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Durante il funzionamento, non sostare nella zona di rotazione del portellone posteriore.</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Non è permesso viaggiare insieme sulle pedane o piattaforma.</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Manovrare i coltelli della trincia solo con l'ausilio di guanti ed attrezzi idonei</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L'accumulatore è sottoposto a pressione di gas e di olio. Prima di smontarlo o di ripararlo, commutare il sistema idraulico senza pressione.</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Prima di accedere alla camera di rullatura, azionare il b</w:t>
            </w:r>
            <w:r w:rsidRPr="009B172E">
              <w:rPr>
                <w:sz w:val="20"/>
                <w:szCs w:val="20"/>
              </w:rPr>
              <w:t>l</w:t>
            </w:r>
            <w:r w:rsidRPr="009B172E">
              <w:rPr>
                <w:sz w:val="20"/>
                <w:szCs w:val="20"/>
              </w:rPr>
              <w:t>occaggio del portellone posteriore.</w:t>
            </w:r>
          </w:p>
          <w:p w:rsidR="009B172E" w:rsidRPr="009B172E" w:rsidRDefault="009B172E" w:rsidP="009B172E">
            <w:pPr>
              <w:pStyle w:val="Paragrafoelenco"/>
              <w:numPr>
                <w:ilvl w:val="0"/>
                <w:numId w:val="3"/>
              </w:numPr>
              <w:suppressAutoHyphens w:val="0"/>
              <w:autoSpaceDN/>
              <w:jc w:val="both"/>
              <w:textAlignment w:val="auto"/>
              <w:rPr>
                <w:sz w:val="20"/>
                <w:szCs w:val="20"/>
              </w:rPr>
            </w:pPr>
            <w:r w:rsidRPr="009B172E">
              <w:rPr>
                <w:sz w:val="20"/>
                <w:szCs w:val="20"/>
              </w:rPr>
              <w:t>La macchina è stata costruita esclusivamente per la produzione di balle pressate di prodotti agrari (paglia, fieno e simili) giacenti sul terreno (uso regolamentare). Qualsiasi uso diverso da quello indicato verrà ritenuto come impiego non conforme all'uso. Il costruttore non si assume nessuna responsabilità per gli eventuali danni risultanti da un uso scorretto; il rischio è completamente a carico dell'utente. • Dell'uso regolamentare fa parte inoltre il rispetto delle istruzioni di servizio, manutenzione e riparazione prescritte dal costruttore.</w:t>
            </w:r>
          </w:p>
        </w:tc>
      </w:tr>
      <w:tr w:rsidR="009B172E" w:rsidTr="000F1C4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9B172E" w:rsidRDefault="009B172E" w:rsidP="000F1C44">
            <w:pPr>
              <w:spacing w:line="256" w:lineRule="auto"/>
              <w:rPr>
                <w:lang w:eastAsia="en-US"/>
              </w:rPr>
            </w:pPr>
            <w:ins w:id="2" w:author="Lionel" w:date="2019-02-05T10:21:00Z">
              <w:r>
                <w:rPr>
                  <w:noProof/>
                </w:rPr>
                <w:drawing>
                  <wp:anchor distT="0" distB="0" distL="114300" distR="114300" simplePos="0" relativeHeight="251662336" behindDoc="0" locked="0" layoutInCell="1" allowOverlap="1">
                    <wp:simplePos x="0" y="0"/>
                    <wp:positionH relativeFrom="column">
                      <wp:posOffset>-1546225</wp:posOffset>
                    </wp:positionH>
                    <wp:positionV relativeFrom="paragraph">
                      <wp:posOffset>-102235</wp:posOffset>
                    </wp:positionV>
                    <wp:extent cx="1520190" cy="542925"/>
                    <wp:effectExtent l="0" t="0" r="3810" b="9525"/>
                    <wp:wrapSquare wrapText="bothSides"/>
                    <wp:docPr id="4" name="Immagine 4" descr="1830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descr="1830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019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9B172E" w:rsidRDefault="009B172E" w:rsidP="000F1C44">
            <w:pPr>
              <w:spacing w:line="256" w:lineRule="auto"/>
              <w:rPr>
                <w:lang w:eastAsia="en-US"/>
              </w:rPr>
            </w:pPr>
            <w:ins w:id="3" w:author="Lionel" w:date="2019-02-05T10:21:00Z">
              <w:r>
                <w:rPr>
                  <w:noProof/>
                </w:rPr>
                <w:drawing>
                  <wp:anchor distT="0" distB="0" distL="114300" distR="114300" simplePos="0" relativeHeight="251660288" behindDoc="0" locked="0" layoutInCell="1" allowOverlap="1">
                    <wp:simplePos x="0" y="0"/>
                    <wp:positionH relativeFrom="column">
                      <wp:posOffset>1546860</wp:posOffset>
                    </wp:positionH>
                    <wp:positionV relativeFrom="paragraph">
                      <wp:posOffset>342900</wp:posOffset>
                    </wp:positionV>
                    <wp:extent cx="1546860" cy="552450"/>
                    <wp:effectExtent l="0" t="0" r="0" b="0"/>
                    <wp:wrapSquare wrapText="bothSides"/>
                    <wp:docPr id="2" name="Immagine 2"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descr="1831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6860" cy="552450"/>
                            </a:xfrm>
                            <a:prstGeom prst="rect">
                              <a:avLst/>
                            </a:prstGeom>
                            <a:noFill/>
                            <a:ln>
                              <a:noFill/>
                            </a:ln>
                          </pic:spPr>
                        </pic:pic>
                      </a:graphicData>
                    </a:graphic>
                    <wp14:sizeRelH relativeFrom="page">
                      <wp14:pctWidth>0</wp14:pctWidth>
                    </wp14:sizeRelH>
                    <wp14:sizeRelV relativeFrom="page">
                      <wp14:pctHeight>0</wp14:pctHeight>
                    </wp14:sizeRelV>
                  </wp:anchor>
                </w:drawing>
              </w:r>
            </w:ins>
            <w:ins w:id="4" w:author="Lionel" w:date="2019-02-04T17:45:00Z">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382905</wp:posOffset>
                    </wp:positionV>
                    <wp:extent cx="1524000" cy="542925"/>
                    <wp:effectExtent l="0" t="0" r="0" b="9525"/>
                    <wp:wrapSquare wrapText="bothSides"/>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9B172E" w:rsidRPr="006649D3" w:rsidTr="000F1C4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0F1C44">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9B172E" w:rsidRDefault="009B172E" w:rsidP="009B172E">
            <w:pPr>
              <w:numPr>
                <w:ilvl w:val="0"/>
                <w:numId w:val="1"/>
              </w:numPr>
              <w:autoSpaceDN w:val="0"/>
              <w:spacing w:line="256" w:lineRule="auto"/>
              <w:rPr>
                <w:noProof/>
                <w:sz w:val="20"/>
                <w:szCs w:val="20"/>
                <w:lang w:eastAsia="en-US"/>
              </w:rPr>
            </w:pPr>
            <w:r>
              <w:rPr>
                <w:noProof/>
                <w:sz w:val="20"/>
                <w:szCs w:val="20"/>
                <w:lang w:eastAsia="en-US"/>
              </w:rPr>
              <w:t xml:space="preserve">Mascherina </w:t>
            </w:r>
          </w:p>
          <w:p w:rsidR="009B172E" w:rsidRDefault="009B172E" w:rsidP="009B172E">
            <w:pPr>
              <w:numPr>
                <w:ilvl w:val="0"/>
                <w:numId w:val="1"/>
              </w:numPr>
              <w:autoSpaceDN w:val="0"/>
              <w:spacing w:line="256" w:lineRule="auto"/>
              <w:rPr>
                <w:noProof/>
                <w:sz w:val="20"/>
                <w:szCs w:val="20"/>
                <w:lang w:eastAsia="en-US"/>
              </w:rPr>
            </w:pPr>
            <w:r>
              <w:rPr>
                <w:noProof/>
                <w:sz w:val="20"/>
                <w:szCs w:val="20"/>
                <w:lang w:eastAsia="en-US"/>
              </w:rPr>
              <w:t xml:space="preserve">Tuta di protezione </w:t>
            </w:r>
          </w:p>
          <w:p w:rsidR="009B172E" w:rsidRDefault="009B172E" w:rsidP="009B172E">
            <w:pPr>
              <w:numPr>
                <w:ilvl w:val="0"/>
                <w:numId w:val="1"/>
              </w:numPr>
              <w:autoSpaceDN w:val="0"/>
              <w:spacing w:line="256" w:lineRule="auto"/>
              <w:rPr>
                <w:noProof/>
                <w:sz w:val="20"/>
                <w:szCs w:val="20"/>
                <w:lang w:eastAsia="en-US"/>
              </w:rPr>
            </w:pPr>
            <w:r>
              <w:rPr>
                <w:noProof/>
                <w:sz w:val="20"/>
                <w:szCs w:val="20"/>
                <w:lang w:eastAsia="en-US"/>
              </w:rPr>
              <w:t xml:space="preserve">Scarpe antinfortunistiche </w:t>
            </w:r>
          </w:p>
          <w:p w:rsidR="009B172E" w:rsidRDefault="009B172E" w:rsidP="009B172E">
            <w:pPr>
              <w:numPr>
                <w:ilvl w:val="0"/>
                <w:numId w:val="1"/>
              </w:numPr>
              <w:autoSpaceDN w:val="0"/>
              <w:spacing w:line="256" w:lineRule="auto"/>
              <w:rPr>
                <w:noProof/>
                <w:sz w:val="20"/>
                <w:szCs w:val="20"/>
                <w:lang w:eastAsia="en-US"/>
              </w:rPr>
            </w:pPr>
            <w:r>
              <w:rPr>
                <w:noProof/>
                <w:sz w:val="20"/>
                <w:szCs w:val="20"/>
                <w:lang w:eastAsia="en-US"/>
              </w:rPr>
              <w:t xml:space="preserve">Guanti in crosta </w:t>
            </w:r>
          </w:p>
          <w:p w:rsidR="009B172E" w:rsidRDefault="009B172E" w:rsidP="009B172E">
            <w:pPr>
              <w:numPr>
                <w:ilvl w:val="0"/>
                <w:numId w:val="1"/>
              </w:numPr>
              <w:autoSpaceDN w:val="0"/>
              <w:spacing w:line="256" w:lineRule="auto"/>
              <w:rPr>
                <w:noProof/>
                <w:sz w:val="20"/>
                <w:szCs w:val="20"/>
                <w:lang w:eastAsia="en-US"/>
              </w:rPr>
            </w:pPr>
            <w:r>
              <w:rPr>
                <w:noProof/>
                <w:sz w:val="20"/>
                <w:szCs w:val="20"/>
                <w:lang w:eastAsia="en-US"/>
              </w:rPr>
              <w:t xml:space="preserve">Occhiali di protezione </w:t>
            </w:r>
          </w:p>
          <w:p w:rsidR="009B172E" w:rsidRPr="006649D3" w:rsidRDefault="009B172E" w:rsidP="009B172E">
            <w:pPr>
              <w:numPr>
                <w:ilvl w:val="0"/>
                <w:numId w:val="1"/>
              </w:numPr>
              <w:autoSpaceDN w:val="0"/>
              <w:spacing w:line="256" w:lineRule="auto"/>
              <w:rPr>
                <w:noProof/>
                <w:sz w:val="20"/>
                <w:szCs w:val="20"/>
                <w:lang w:eastAsia="en-US"/>
              </w:rPr>
            </w:pPr>
            <w:r>
              <w:rPr>
                <w:noProof/>
                <w:sz w:val="20"/>
                <w:szCs w:val="20"/>
                <w:lang w:eastAsia="en-US"/>
              </w:rPr>
              <w:t xml:space="preserve">Tappi preformati  </w:t>
            </w:r>
          </w:p>
        </w:tc>
      </w:tr>
      <w:bookmarkEnd w:id="1"/>
    </w:tbl>
    <w:p w:rsidR="009B172E" w:rsidRDefault="009B172E" w:rsidP="009B172E">
      <w:pPr>
        <w:pStyle w:val="Titolo2"/>
      </w:pPr>
    </w:p>
    <w:p w:rsidR="004F4F70" w:rsidRDefault="004F4F70" w:rsidP="009B172E">
      <w:pPr>
        <w:pStyle w:val="Titolo2"/>
      </w:pPr>
    </w:p>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Bol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8C15FD3"/>
    <w:multiLevelType w:val="hybridMultilevel"/>
    <w:tmpl w:val="E0B64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73D7F9E"/>
    <w:multiLevelType w:val="hybridMultilevel"/>
    <w:tmpl w:val="45B6CF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2E"/>
    <w:rsid w:val="004F4F70"/>
    <w:rsid w:val="009B17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DEE88"/>
  <w15:chartTrackingRefBased/>
  <w15:docId w15:val="{84BFCE3E-5B84-4E33-BA4E-D6BAB03F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172E"/>
    <w:pPr>
      <w:spacing w:after="0" w:line="240" w:lineRule="auto"/>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autoRedefine/>
    <w:qFormat/>
    <w:rsid w:val="009B172E"/>
    <w:pPr>
      <w:autoSpaceDE w:val="0"/>
      <w:autoSpaceDN w:val="0"/>
      <w:adjustRightInd w:val="0"/>
      <w:outlineLvl w:val="1"/>
    </w:pPr>
    <w:rPr>
      <w:rFonts w:cs="Arial"/>
      <w:b/>
      <w:bCs/>
      <w:caps/>
      <w:color w:val="0000FF"/>
    </w:rPr>
  </w:style>
  <w:style w:type="paragraph" w:styleId="Titolo3">
    <w:name w:val="heading 3"/>
    <w:basedOn w:val="Normale"/>
    <w:next w:val="Normale"/>
    <w:link w:val="Titolo3Carattere"/>
    <w:qFormat/>
    <w:rsid w:val="009B172E"/>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rsid w:val="009B172E"/>
    <w:rPr>
      <w:rFonts w:ascii="Times New Roman" w:eastAsia="Times New Roman" w:hAnsi="Times New Roman" w:cs="Arial"/>
      <w:b/>
      <w:bCs/>
      <w:caps/>
      <w:color w:val="0000FF"/>
      <w:sz w:val="24"/>
      <w:szCs w:val="24"/>
      <w:lang w:eastAsia="it-IT"/>
    </w:rPr>
  </w:style>
  <w:style w:type="character" w:customStyle="1" w:styleId="Titolo3Carattere">
    <w:name w:val="Titolo 3 Carattere"/>
    <w:basedOn w:val="Carpredefinitoparagrafo"/>
    <w:link w:val="Titolo3"/>
    <w:rsid w:val="009B172E"/>
    <w:rPr>
      <w:rFonts w:ascii="Times New Roman" w:eastAsia="Times New Roman" w:hAnsi="Times New Roman" w:cs="Arial"/>
      <w:b/>
      <w:bCs/>
      <w:color w:val="0000FF"/>
      <w:sz w:val="24"/>
      <w:szCs w:val="24"/>
      <w:lang w:eastAsia="it-IT"/>
    </w:rPr>
  </w:style>
  <w:style w:type="character" w:customStyle="1" w:styleId="fontstyle01">
    <w:name w:val="fontstyle01"/>
    <w:rsid w:val="009B172E"/>
    <w:rPr>
      <w:rFonts w:ascii="Helvetica-Bold" w:hAnsi="Helvetica-Bold" w:hint="default"/>
      <w:b/>
      <w:bCs/>
      <w:i w:val="0"/>
      <w:iCs w:val="0"/>
      <w:color w:val="242021"/>
      <w:sz w:val="22"/>
      <w:szCs w:val="22"/>
    </w:rPr>
  </w:style>
  <w:style w:type="paragraph" w:styleId="Paragrafoelenco">
    <w:name w:val="List Paragraph"/>
    <w:basedOn w:val="Normale"/>
    <w:uiPriority w:val="1"/>
    <w:qFormat/>
    <w:rsid w:val="009B172E"/>
    <w:pPr>
      <w:suppressAutoHyphens/>
      <w:autoSpaceDN w:val="0"/>
      <w:ind w:left="720"/>
      <w:contextualSpacing/>
      <w:textAlignment w:val="baseline"/>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776</Words>
  <Characters>4427</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2019-11-11T14:31:00Z</dcterms:created>
  <dcterms:modified xsi:type="dcterms:W3CDTF">2019-11-11T14:41:00Z</dcterms:modified>
</cp:coreProperties>
</file>