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7358C" w:rsidRPr="00FE26E4" w:rsidTr="00D0124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7358C" w:rsidRPr="00FE26E4" w:rsidRDefault="00A7358C" w:rsidP="00D0124D">
            <w:pPr>
              <w:pStyle w:val="Titolo3"/>
            </w:pPr>
            <w:bookmarkStart w:id="0" w:name="_Toc11235588"/>
            <w:bookmarkStart w:id="1" w:name="_Toc11315289"/>
            <w:bookmarkStart w:id="2" w:name="_GoBack"/>
            <w:r>
              <w:t xml:space="preserve">ATTREZZATURE: </w:t>
            </w:r>
            <w:bookmarkEnd w:id="0"/>
            <w:bookmarkEnd w:id="1"/>
            <w:r>
              <w:t xml:space="preserve">LAVASCIUGA uomo a terra </w:t>
            </w:r>
          </w:p>
        </w:tc>
      </w:tr>
      <w:tr w:rsidR="00A7358C" w:rsidRPr="00671D56" w:rsidTr="00D0124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358C" w:rsidRPr="006C1934" w:rsidRDefault="00A7358C" w:rsidP="00D0124D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358C" w:rsidRDefault="00A7358C" w:rsidP="00D0124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7358C" w:rsidRDefault="00A7358C" w:rsidP="00D0124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A7358C" w:rsidRPr="00671D56" w:rsidRDefault="00A7358C" w:rsidP="00D0124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7358C" w:rsidRPr="00AC3990" w:rsidTr="00D012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358C" w:rsidRPr="006C1934" w:rsidRDefault="00A7358C" w:rsidP="00D0124D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358C" w:rsidRPr="00AC3990" w:rsidRDefault="00A7358C" w:rsidP="00D0124D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7358C" w:rsidRPr="00AC3990" w:rsidTr="00D012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358C" w:rsidRPr="006C1934" w:rsidRDefault="00A7358C" w:rsidP="00D0124D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358C" w:rsidRDefault="00A7358C" w:rsidP="00D0124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A7358C" w:rsidRPr="00AC3990" w:rsidRDefault="00A7358C" w:rsidP="00D0124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</w:tc>
      </w:tr>
      <w:tr w:rsidR="00A7358C" w:rsidRPr="00E06398" w:rsidTr="00D012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358C" w:rsidRPr="006C1934" w:rsidRDefault="00A7358C" w:rsidP="00D0124D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usare la macchina su pendii con pendenza superiore a quella indicate nelle</w:t>
            </w:r>
            <w:r w:rsidRPr="00A7358C">
              <w:rPr>
                <w:color w:val="000000"/>
                <w:sz w:val="20"/>
                <w:szCs w:val="20"/>
              </w:rPr>
              <w:br/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specifiche.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Questa macchina deve essere utilizzata da personale autorizzato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opportunamente istruito circa 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indicazioni contenute nel manuale.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Prima di eseguire qualsiasi operazione di pulizia, manutenzione, riparazione, o sostituzione, leggere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attentamente le istruzioni, assicurarsi che la macchina sia SPENTA e che la connessione alla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batteria sia staccata.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utilizzare la macchina in prossimità di polveri, liquidi o vapori tossici, pericolosi, infiammabili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e/o esplosivi the. Questa macchina non è adatta a raccogliere polveri pericolose.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indossare gioielli mentre si utilizza la macchina accanto a componenti elettriche.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lavorare sotto la macchina sollevata senza supportarla con sostegni di sicurezza.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Se si usano batterie al piombo (WET), queste potrebbero emettere gas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infiammabili in condizioni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uso normale, pertanto occorre tenere scintille, fiamme e materiali fumanti e oggetti che irradiano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calore, luce o che bruciano lontano dalle </w:t>
            </w:r>
            <w:proofErr w:type="gramStart"/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batterie..</w:t>
            </w:r>
            <w:proofErr w:type="gramEnd"/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Durante la ricarica le batterie al piombo (WET) potrebbero emettere gas idrogeno che potrebbe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risultare esplosivo. Occorre pertanto assicurarsi che l’ambiente di ricarica sia ben ventilato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lontano da fiamme libere.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Verificare con attenzione la macchina prima di ogni utilizzo. Assicurarsi che tutti I componenti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siano correttamente fissati prima dell’uso. Altrimenti si potrebbero causare danni a persone e cose.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Prima di usare </w:t>
            </w:r>
            <w:proofErr w:type="gramStart"/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il ricarica</w:t>
            </w:r>
            <w:proofErr w:type="gramEnd"/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batterie, assicurarsi che I valori di frequenza e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voltaggio indicate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sull’etichetta del numero di serie della macchina coincidano con quelli dell’alimentazione.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spostare mai la macchina tirando il cavo del caricatore della batteria. Non far passare il cavo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attraverso porte chiuse, o sopra bordi e spigoli taglienti. Non far passare la macchina sopra il cavo</w:t>
            </w:r>
            <w:r w:rsidRPr="00A7358C">
              <w:rPr>
                <w:color w:val="000000"/>
                <w:sz w:val="20"/>
                <w:szCs w:val="20"/>
              </w:rPr>
              <w:br/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di ricarica della batteria. Tenere il cavo di ricarica della batteria lontano da superfici riscaldate.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caricare le batterie se il cavo di ricarica o la spina sono danneggiati.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Per ridurre il rischio di incendio, scosse elettriche o lesioni, assicurarsi che la macchina sia spenta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prima di andarsene.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Usare o riporre la macchina in un ambiente interno in condizioni asciutte; la macchina non è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progettata per uso in esterni.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La temperatura sia di lavoro che di conservazione della macchina deve essere compresa tra 0 °C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+40 °C, l’umidità dell’aria deve essere compresa tra il 30% - 95%.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usare la macchina su pendii con una pendenza superiore alle specifiche indicate.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Nell’utilizzare detergenti per pavimenti, seguire le istruzioni sull’etichetta della bottiglia del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detergente e indossare apposit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i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guanti di protezione.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Usare spazzole e feltri forniti con la macchina o indicate nel manuale. L’utilizzo di altre spazzole 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di feltri diversi potrebbe ridurre la sicurezza.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In caso di malfunzionamento della macchina, assicurarsi che ciò non sia dovuto a mancanza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manutenzione.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Prendere tutte le precauzioni necessarie per evitare che capelli, gioielli o parti di vestiario restino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impigliati nelle parti mobili della macchina.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lastRenderedPageBreak/>
              <w:t>Non usare la macchina in aree particolarmente polverose.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lavare la macchina con geti d’acqua diretti o pressurizzati o con sostanze corrosive.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urtare scaffali o mensole, specie dove ci sia il rischio di caduta di oggetti.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poggiare contenitori di liquidi sulla macchina, bensì usare lo specifico porta-contenitori.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Per evitare di danneggiare il pavimento, non permettere che le spazzole/i feltri siano in funzione 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macchina immobile.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In caso di incendio, utilizzare un estintore a polvere. Non usare estintori liquidi.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rimuovere o modificare gli adesivi sulla macchina.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Non alterare I dispositivi di sicurezza della macchina e seguire le indicazioni di manutenzione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ordinaria scrupolosamente.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Fare attenzione durante il trasporto della macchina quando la temperatura è al di sotto del punto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di congelamento. L’acqua nel serbatoio di raccolta e nei tubi potrebbe congelare e causare seri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problemi alla macchina.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Se alcuni componenti necessitano di essere sostituiti, ordinare ricambi ORIGINALI presso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Fornitori o Rivenditori Autorizzati.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Riportare la macchina presso il Centro di Assistenza se non funziona come al solito o se è in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condizioni per cui abbia subito danni, sia rimasta all’aperto o sia caduta in acqua.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Per garantire un funzionamento appropriato e sicuro della macchina, la manutenzione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programmata indicata nell’apposito capitolo di questo Manuale deve essere puntualmente eseguita</w:t>
            </w:r>
            <w:r w:rsidRPr="00A7358C">
              <w:rPr>
                <w:color w:val="000000"/>
                <w:sz w:val="20"/>
                <w:szCs w:val="20"/>
              </w:rPr>
              <w:br/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da personale o da un Centro di Assistenza Clienti autorizzati.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La macchina deve essere smaltita correttamente, per la presenza di materiali tossici-dannos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(batterie, ecc.)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che sono soggetti ad apposita normativa richiedono lo smaltimento in Centri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specializzati 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Questa macchina è solo uno strumento di pulizia e non deve esser utilizzata ad alcun altro scopo.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Tenere sempre le fessure libere da polvere, capelli e ogni altro materiale estraneo che potrebbe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Style w:val="fontstyle01"/>
                <w:rFonts w:ascii="Times New Roman" w:hAnsi="Times New Roman"/>
              </w:rPr>
              <w:t>r</w:t>
            </w: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idurre il flusso d’aria. Non usare la macchina se le aperture di ventilazione sono ostruite.</w:t>
            </w:r>
          </w:p>
          <w:p w:rsidR="00A7358C" w:rsidRPr="00A7358C" w:rsidRDefault="00A7358C" w:rsidP="00A735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A7358C">
              <w:rPr>
                <w:rStyle w:val="fontstyle01"/>
                <w:rFonts w:ascii="Times New Roman" w:hAnsi="Times New Roman"/>
                <w:sz w:val="20"/>
                <w:szCs w:val="20"/>
              </w:rPr>
              <w:t>Usare la macchina solo dove sia disponibile un’opportuna illuminazione.</w:t>
            </w:r>
          </w:p>
          <w:p w:rsidR="00A7358C" w:rsidRPr="00A7358C" w:rsidRDefault="00A7358C" w:rsidP="00A7358C">
            <w:pPr>
              <w:ind w:left="360"/>
              <w:rPr>
                <w:sz w:val="20"/>
                <w:szCs w:val="20"/>
              </w:rPr>
            </w:pPr>
          </w:p>
        </w:tc>
      </w:tr>
      <w:tr w:rsidR="00A7358C" w:rsidRPr="00671D56" w:rsidTr="00D0124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358C" w:rsidRPr="006C1934" w:rsidRDefault="00A7358C" w:rsidP="00D0124D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358C" w:rsidRDefault="00A7358C" w:rsidP="00D0124D">
            <w:ins w:id="3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1274445</wp:posOffset>
                    </wp:positionH>
                    <wp:positionV relativeFrom="paragraph">
                      <wp:posOffset>-21590</wp:posOffset>
                    </wp:positionV>
                    <wp:extent cx="1310005" cy="467995"/>
                    <wp:effectExtent l="0" t="0" r="4445" b="8255"/>
                    <wp:wrapSquare wrapText="bothSides"/>
                    <wp:docPr id="2" name="Immagine 2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4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7358C" w:rsidRDefault="00A7358C" w:rsidP="00D0124D"/>
          <w:p w:rsidR="00A7358C" w:rsidRPr="00671D56" w:rsidRDefault="00A7358C" w:rsidP="00D0124D"/>
        </w:tc>
      </w:tr>
      <w:tr w:rsidR="00A7358C" w:rsidRPr="00E06398" w:rsidTr="00D0124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358C" w:rsidRDefault="00A7358C" w:rsidP="00D0124D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358C" w:rsidRPr="00A7358C" w:rsidRDefault="00A7358C" w:rsidP="00A7358C">
            <w:pPr>
              <w:pStyle w:val="Paragrafoelenco"/>
              <w:numPr>
                <w:ilvl w:val="0"/>
                <w:numId w:val="2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G</w:t>
            </w:r>
            <w:r>
              <w:rPr>
                <w:noProof/>
              </w:rPr>
              <w:t xml:space="preserve">uanti chimici </w:t>
            </w:r>
          </w:p>
        </w:tc>
      </w:tr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F4t0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15FF4"/>
    <w:multiLevelType w:val="hybridMultilevel"/>
    <w:tmpl w:val="C0EE0B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AB0"/>
    <w:multiLevelType w:val="hybridMultilevel"/>
    <w:tmpl w:val="C5003B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8C"/>
    <w:rsid w:val="004F4F70"/>
    <w:rsid w:val="00A7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1DAC"/>
  <w15:chartTrackingRefBased/>
  <w15:docId w15:val="{DB34A1AD-9AF7-4207-BE77-25A0593B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735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7358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7358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7358C"/>
    <w:pPr>
      <w:suppressAutoHyphens/>
      <w:autoSpaceDN w:val="0"/>
      <w:ind w:left="720"/>
      <w:textAlignment w:val="baseline"/>
    </w:pPr>
  </w:style>
  <w:style w:type="character" w:customStyle="1" w:styleId="fontstyle01">
    <w:name w:val="fontstyle01"/>
    <w:basedOn w:val="Carpredefinitoparagrafo"/>
    <w:rsid w:val="00A7358C"/>
    <w:rPr>
      <w:rFonts w:ascii="TTF4t00" w:hAnsi="TTF4t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Carpredefinitoparagrafo"/>
    <w:rsid w:val="00A7358C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2020-01-21T10:06:00Z</dcterms:created>
  <dcterms:modified xsi:type="dcterms:W3CDTF">2020-01-21T10:18:00Z</dcterms:modified>
</cp:coreProperties>
</file>