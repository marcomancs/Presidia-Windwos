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4F371D" w:rsidRPr="00FE26E4" w:rsidTr="0075291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F371D" w:rsidRPr="00FE26E4" w:rsidRDefault="004F371D" w:rsidP="0075291B">
            <w:pPr>
              <w:pStyle w:val="Titolo3"/>
            </w:pPr>
            <w:bookmarkStart w:id="0" w:name="_Toc11154006"/>
            <w:r>
              <w:t>ATTREZZATURE: TAGLIACAPELLI</w:t>
            </w:r>
            <w:bookmarkEnd w:id="0"/>
          </w:p>
        </w:tc>
      </w:tr>
      <w:tr w:rsidR="004F371D" w:rsidRPr="005B440D" w:rsidTr="0075291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F371D" w:rsidRPr="006C1934" w:rsidRDefault="004F371D" w:rsidP="0075291B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371D" w:rsidRDefault="004F371D" w:rsidP="0075291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4F371D" w:rsidRDefault="004F371D" w:rsidP="0075291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:rsidR="004F371D" w:rsidRPr="00671D56" w:rsidRDefault="004F371D" w:rsidP="0075291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4F371D" w:rsidRPr="00D72098" w:rsidTr="0075291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F371D" w:rsidRPr="006C1934" w:rsidRDefault="004F371D" w:rsidP="0075291B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371D" w:rsidRPr="00671D56" w:rsidRDefault="004F371D" w:rsidP="0075291B">
            <w:pPr>
              <w:rPr>
                <w:bCs/>
                <w:iCs/>
                <w:sz w:val="20"/>
                <w:szCs w:val="20"/>
              </w:rPr>
            </w:pPr>
            <w:r w:rsidRPr="00671D56">
              <w:rPr>
                <w:bCs/>
                <w:iCs/>
                <w:sz w:val="20"/>
                <w:szCs w:val="20"/>
              </w:rPr>
              <w:t>Lavoratori</w:t>
            </w:r>
          </w:p>
        </w:tc>
      </w:tr>
      <w:tr w:rsidR="004F371D" w:rsidRPr="00556339" w:rsidTr="0075291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F371D" w:rsidRPr="006C1934" w:rsidRDefault="004F371D" w:rsidP="0075291B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371D" w:rsidRDefault="004F371D" w:rsidP="0075291B">
            <w:pPr>
              <w:rPr>
                <w:caps/>
                <w:sz w:val="20"/>
                <w:szCs w:val="20"/>
              </w:rPr>
            </w:pPr>
            <w:r w:rsidRPr="00F15A52">
              <w:rPr>
                <w:caps/>
                <w:sz w:val="20"/>
                <w:szCs w:val="20"/>
              </w:rPr>
              <w:t>Elettrico (</w:t>
            </w:r>
            <w:r w:rsidRPr="00F15A52">
              <w:rPr>
                <w:sz w:val="20"/>
                <w:szCs w:val="20"/>
              </w:rPr>
              <w:t>Utilizzo impianti ed attrezzature</w:t>
            </w:r>
            <w:r w:rsidRPr="00F15A52">
              <w:rPr>
                <w:caps/>
                <w:sz w:val="20"/>
                <w:szCs w:val="20"/>
              </w:rPr>
              <w:t>)</w:t>
            </w:r>
          </w:p>
          <w:p w:rsidR="004F371D" w:rsidRPr="00556339" w:rsidRDefault="004F371D" w:rsidP="0075291B">
            <w:pPr>
              <w:rPr>
                <w:szCs w:val="22"/>
              </w:rPr>
            </w:pPr>
            <w:r w:rsidRPr="00F15A52">
              <w:rPr>
                <w:sz w:val="20"/>
                <w:szCs w:val="20"/>
              </w:rPr>
              <w:t>USTIONI TERMICHE</w:t>
            </w:r>
          </w:p>
        </w:tc>
      </w:tr>
      <w:tr w:rsidR="004F371D" w:rsidRPr="005B440D" w:rsidTr="0075291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F371D" w:rsidRPr="006C1934" w:rsidRDefault="004F371D" w:rsidP="0075291B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371D" w:rsidRDefault="004F371D" w:rsidP="004F371D">
            <w:pPr>
              <w:numPr>
                <w:ilvl w:val="0"/>
                <w:numId w:val="1"/>
              </w:numPr>
              <w:jc w:val="both"/>
              <w:rPr>
                <w:bCs/>
                <w:iCs/>
                <w:sz w:val="20"/>
                <w:szCs w:val="20"/>
              </w:rPr>
            </w:pPr>
            <w:r w:rsidRPr="007B7B47">
              <w:rPr>
                <w:bCs/>
                <w:iCs/>
                <w:sz w:val="20"/>
                <w:szCs w:val="20"/>
              </w:rPr>
              <w:t>Per evitare danni e pericoli dovuti ad un impiego non conforme, osservare scrupolosamente e conservare le istruzioni per l’uso. Se il prodotto</w:t>
            </w:r>
            <w:r>
              <w:rPr>
                <w:bCs/>
                <w:iCs/>
                <w:sz w:val="20"/>
                <w:szCs w:val="20"/>
              </w:rPr>
              <w:t xml:space="preserve"> </w:t>
            </w:r>
            <w:r w:rsidRPr="007B7B47">
              <w:rPr>
                <w:bCs/>
                <w:iCs/>
                <w:sz w:val="20"/>
                <w:szCs w:val="20"/>
              </w:rPr>
              <w:t>verrà successivamente ceduto a terzi, consegnare anche il libretto di</w:t>
            </w:r>
            <w:r>
              <w:rPr>
                <w:bCs/>
                <w:iCs/>
                <w:sz w:val="20"/>
                <w:szCs w:val="20"/>
              </w:rPr>
              <w:t xml:space="preserve"> </w:t>
            </w:r>
            <w:r w:rsidRPr="007B7B47">
              <w:rPr>
                <w:bCs/>
                <w:iCs/>
                <w:sz w:val="20"/>
                <w:szCs w:val="20"/>
              </w:rPr>
              <w:t>istruzioni</w:t>
            </w:r>
            <w:r>
              <w:rPr>
                <w:bCs/>
                <w:iCs/>
                <w:sz w:val="20"/>
                <w:szCs w:val="20"/>
              </w:rPr>
              <w:t>.</w:t>
            </w:r>
          </w:p>
          <w:p w:rsidR="004F371D" w:rsidRDefault="004F371D" w:rsidP="004F371D">
            <w:pPr>
              <w:numPr>
                <w:ilvl w:val="0"/>
                <w:numId w:val="1"/>
              </w:numPr>
              <w:jc w:val="both"/>
              <w:rPr>
                <w:bCs/>
                <w:iCs/>
                <w:sz w:val="20"/>
                <w:szCs w:val="20"/>
              </w:rPr>
            </w:pPr>
            <w:r w:rsidRPr="007B7B47">
              <w:rPr>
                <w:bCs/>
                <w:iCs/>
                <w:sz w:val="20"/>
                <w:szCs w:val="20"/>
              </w:rPr>
              <w:t>non utilizzare il presente apparecchio nelle vicinanze di</w:t>
            </w:r>
            <w:r w:rsidRPr="007B7B47">
              <w:rPr>
                <w:bCs/>
                <w:iCs/>
                <w:sz w:val="20"/>
                <w:szCs w:val="20"/>
              </w:rPr>
              <w:br/>
              <w:t>vasche da bagno, lavandini o altri recipienti contenenti acqua!</w:t>
            </w:r>
          </w:p>
          <w:p w:rsidR="004F371D" w:rsidRDefault="004F371D" w:rsidP="004F371D">
            <w:pPr>
              <w:numPr>
                <w:ilvl w:val="0"/>
                <w:numId w:val="1"/>
              </w:numPr>
              <w:jc w:val="both"/>
              <w:rPr>
                <w:bCs/>
                <w:iCs/>
                <w:sz w:val="20"/>
                <w:szCs w:val="20"/>
              </w:rPr>
            </w:pPr>
            <w:r w:rsidRPr="007B7B47">
              <w:rPr>
                <w:bCs/>
                <w:iCs/>
                <w:sz w:val="20"/>
                <w:szCs w:val="20"/>
              </w:rPr>
              <w:t>Non immergere mai l‘apparecchio in acqua o altro liquido!</w:t>
            </w:r>
          </w:p>
          <w:p w:rsidR="004F371D" w:rsidRPr="007B7B47" w:rsidRDefault="004F371D" w:rsidP="004F371D">
            <w:pPr>
              <w:numPr>
                <w:ilvl w:val="0"/>
                <w:numId w:val="1"/>
              </w:numPr>
              <w:jc w:val="both"/>
              <w:rPr>
                <w:bCs/>
                <w:iCs/>
                <w:sz w:val="20"/>
                <w:szCs w:val="20"/>
              </w:rPr>
            </w:pPr>
            <w:r w:rsidRPr="007B7B47">
              <w:rPr>
                <w:bCs/>
                <w:iCs/>
                <w:sz w:val="20"/>
                <w:szCs w:val="20"/>
              </w:rPr>
              <w:t>Non toccare l‘apparecchio se questo è caduto in qualsiasi liquido.</w:t>
            </w:r>
          </w:p>
          <w:p w:rsidR="004F371D" w:rsidRPr="007B7B47" w:rsidRDefault="004F371D" w:rsidP="004F371D">
            <w:pPr>
              <w:numPr>
                <w:ilvl w:val="0"/>
                <w:numId w:val="1"/>
              </w:numPr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N</w:t>
            </w:r>
            <w:r w:rsidRPr="007B7B47">
              <w:rPr>
                <w:bCs/>
                <w:iCs/>
                <w:sz w:val="20"/>
                <w:szCs w:val="20"/>
              </w:rPr>
              <w:t>on toccare mai l’apparecchio con mani, piedi bagnati o umidi</w:t>
            </w:r>
            <w:r>
              <w:rPr>
                <w:bCs/>
                <w:iCs/>
                <w:sz w:val="20"/>
                <w:szCs w:val="20"/>
              </w:rPr>
              <w:t>.</w:t>
            </w:r>
          </w:p>
          <w:p w:rsidR="004F371D" w:rsidRPr="007B7B47" w:rsidRDefault="004F371D" w:rsidP="004F371D">
            <w:pPr>
              <w:numPr>
                <w:ilvl w:val="0"/>
                <w:numId w:val="1"/>
              </w:numPr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N</w:t>
            </w:r>
            <w:r w:rsidRPr="007B7B47">
              <w:rPr>
                <w:bCs/>
                <w:iCs/>
                <w:sz w:val="20"/>
                <w:szCs w:val="20"/>
              </w:rPr>
              <w:t>on usare l’apparecchio a piedi nudi</w:t>
            </w:r>
            <w:r>
              <w:rPr>
                <w:bCs/>
                <w:iCs/>
                <w:sz w:val="20"/>
                <w:szCs w:val="20"/>
              </w:rPr>
              <w:t>.</w:t>
            </w:r>
          </w:p>
          <w:p w:rsidR="004F371D" w:rsidRPr="007B7B47" w:rsidRDefault="004F371D" w:rsidP="004F371D">
            <w:pPr>
              <w:numPr>
                <w:ilvl w:val="0"/>
                <w:numId w:val="1"/>
              </w:numPr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N</w:t>
            </w:r>
            <w:r w:rsidRPr="007B7B47">
              <w:rPr>
                <w:bCs/>
                <w:iCs/>
                <w:sz w:val="20"/>
                <w:szCs w:val="20"/>
              </w:rPr>
              <w:t>on tirare il cavo di alimentazione o l’apparecchio per staccare la spina dalla presa</w:t>
            </w:r>
            <w:r>
              <w:rPr>
                <w:bCs/>
                <w:iCs/>
                <w:sz w:val="20"/>
                <w:szCs w:val="20"/>
              </w:rPr>
              <w:t>.</w:t>
            </w:r>
          </w:p>
          <w:p w:rsidR="004F371D" w:rsidRPr="007B7B47" w:rsidRDefault="004F371D" w:rsidP="004F371D">
            <w:pPr>
              <w:numPr>
                <w:ilvl w:val="0"/>
                <w:numId w:val="1"/>
              </w:numPr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N</w:t>
            </w:r>
            <w:r w:rsidRPr="007B7B47">
              <w:rPr>
                <w:bCs/>
                <w:iCs/>
                <w:sz w:val="20"/>
                <w:szCs w:val="20"/>
              </w:rPr>
              <w:t>on esporre l’apparecchio ad elementi atmosferici (pioggia, sole, ecc.)</w:t>
            </w:r>
            <w:r>
              <w:rPr>
                <w:bCs/>
                <w:iCs/>
                <w:sz w:val="20"/>
                <w:szCs w:val="20"/>
              </w:rPr>
              <w:t>.</w:t>
            </w:r>
          </w:p>
          <w:p w:rsidR="004F371D" w:rsidRPr="007B7B47" w:rsidRDefault="004F371D" w:rsidP="004F371D">
            <w:pPr>
              <w:numPr>
                <w:ilvl w:val="0"/>
                <w:numId w:val="1"/>
              </w:numPr>
              <w:jc w:val="both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N</w:t>
            </w:r>
            <w:r w:rsidRPr="007B7B47">
              <w:rPr>
                <w:bCs/>
                <w:iCs/>
                <w:sz w:val="20"/>
                <w:szCs w:val="20"/>
              </w:rPr>
              <w:t>on lasciare che bambini giochino con l’apparecchio.</w:t>
            </w:r>
          </w:p>
          <w:p w:rsidR="004F371D" w:rsidRPr="007B7B47" w:rsidRDefault="004F371D" w:rsidP="004F371D">
            <w:pPr>
              <w:numPr>
                <w:ilvl w:val="0"/>
                <w:numId w:val="1"/>
              </w:numPr>
              <w:jc w:val="both"/>
              <w:rPr>
                <w:bCs/>
                <w:iCs/>
                <w:sz w:val="20"/>
                <w:szCs w:val="20"/>
              </w:rPr>
            </w:pPr>
            <w:r w:rsidRPr="007B7B47">
              <w:rPr>
                <w:bCs/>
                <w:iCs/>
                <w:sz w:val="20"/>
                <w:szCs w:val="20"/>
              </w:rPr>
              <w:t>Quando l‘apparecchio è utilizzato in locali da bagno, scollegarlo dall‘alimentazione dopo l‘uso poiché la vicinanza dell‘acqua può rappresentare un pericolo anche</w:t>
            </w:r>
            <w:r>
              <w:rPr>
                <w:bCs/>
                <w:iCs/>
                <w:sz w:val="20"/>
                <w:szCs w:val="20"/>
              </w:rPr>
              <w:t xml:space="preserve"> </w:t>
            </w:r>
            <w:r w:rsidRPr="007B7B47">
              <w:rPr>
                <w:bCs/>
                <w:iCs/>
                <w:sz w:val="20"/>
                <w:szCs w:val="20"/>
              </w:rPr>
              <w:t>quando l‘apparecchio è spento.</w:t>
            </w:r>
          </w:p>
          <w:p w:rsidR="004F371D" w:rsidRDefault="004F371D" w:rsidP="004F371D">
            <w:pPr>
              <w:numPr>
                <w:ilvl w:val="0"/>
                <w:numId w:val="1"/>
              </w:numPr>
              <w:jc w:val="both"/>
              <w:rPr>
                <w:bCs/>
                <w:iCs/>
                <w:sz w:val="20"/>
                <w:szCs w:val="20"/>
              </w:rPr>
            </w:pPr>
            <w:r w:rsidRPr="007B7B47">
              <w:rPr>
                <w:bCs/>
                <w:iCs/>
                <w:sz w:val="20"/>
                <w:szCs w:val="20"/>
              </w:rPr>
              <w:t>Estrarre sempre la spina dalla presa di corrente, senza tirare il cavo.</w:t>
            </w:r>
          </w:p>
          <w:p w:rsidR="004F371D" w:rsidRDefault="004F371D" w:rsidP="004F371D">
            <w:pPr>
              <w:numPr>
                <w:ilvl w:val="0"/>
                <w:numId w:val="1"/>
              </w:numPr>
              <w:jc w:val="both"/>
              <w:rPr>
                <w:bCs/>
                <w:iCs/>
                <w:sz w:val="20"/>
                <w:szCs w:val="20"/>
              </w:rPr>
            </w:pPr>
            <w:r w:rsidRPr="007B7B47">
              <w:rPr>
                <w:bCs/>
                <w:iCs/>
                <w:sz w:val="20"/>
                <w:szCs w:val="20"/>
              </w:rPr>
              <w:t>Non utilizzare il prodotto se il cavo o altre parti appaiono danneggiati. Se il cavo di</w:t>
            </w:r>
            <w:r>
              <w:rPr>
                <w:bCs/>
                <w:iCs/>
                <w:sz w:val="20"/>
                <w:szCs w:val="20"/>
              </w:rPr>
              <w:t xml:space="preserve"> </w:t>
            </w:r>
            <w:r w:rsidRPr="007B7B47">
              <w:rPr>
                <w:bCs/>
                <w:iCs/>
                <w:sz w:val="20"/>
                <w:szCs w:val="20"/>
              </w:rPr>
              <w:t>alimentazione è danneggiato esso deve essere sostituito dal costruttore o dal suo</w:t>
            </w:r>
            <w:r>
              <w:rPr>
                <w:bCs/>
                <w:iCs/>
                <w:sz w:val="20"/>
                <w:szCs w:val="20"/>
              </w:rPr>
              <w:t xml:space="preserve"> </w:t>
            </w:r>
            <w:r w:rsidRPr="007B7B47">
              <w:rPr>
                <w:bCs/>
                <w:iCs/>
                <w:sz w:val="20"/>
                <w:szCs w:val="20"/>
              </w:rPr>
              <w:t>servizio di assistenza tecnica o comunque da una persona di qualifica similare, in</w:t>
            </w:r>
            <w:r>
              <w:rPr>
                <w:bCs/>
                <w:iCs/>
                <w:sz w:val="20"/>
                <w:szCs w:val="20"/>
              </w:rPr>
              <w:t xml:space="preserve"> </w:t>
            </w:r>
            <w:r w:rsidRPr="007B7B47">
              <w:rPr>
                <w:bCs/>
                <w:iCs/>
                <w:sz w:val="20"/>
                <w:szCs w:val="20"/>
              </w:rPr>
              <w:t>modo da prevenire ogni rischio.</w:t>
            </w:r>
          </w:p>
          <w:p w:rsidR="004F371D" w:rsidRDefault="004F371D" w:rsidP="004F371D">
            <w:pPr>
              <w:numPr>
                <w:ilvl w:val="0"/>
                <w:numId w:val="1"/>
              </w:numPr>
              <w:jc w:val="both"/>
              <w:rPr>
                <w:bCs/>
                <w:iCs/>
                <w:sz w:val="20"/>
                <w:szCs w:val="20"/>
              </w:rPr>
            </w:pPr>
            <w:r w:rsidRPr="007B7B47">
              <w:rPr>
                <w:bCs/>
                <w:iCs/>
                <w:sz w:val="20"/>
                <w:szCs w:val="20"/>
              </w:rPr>
              <w:t>Ulteriore protezione è rappresentata dall’integrazione, nel circuito elettrico domestico, di un dispositivo di sicurezza contro le correnti di guasto, con una corrente</w:t>
            </w:r>
            <w:r>
              <w:rPr>
                <w:bCs/>
                <w:iCs/>
                <w:sz w:val="20"/>
                <w:szCs w:val="20"/>
              </w:rPr>
              <w:t xml:space="preserve"> </w:t>
            </w:r>
            <w:r w:rsidRPr="007B7B47">
              <w:rPr>
                <w:bCs/>
                <w:iCs/>
                <w:sz w:val="20"/>
                <w:szCs w:val="20"/>
              </w:rPr>
              <w:t>nominale di intervento non superiore a 30mA.</w:t>
            </w:r>
          </w:p>
          <w:p w:rsidR="004F371D" w:rsidRDefault="004F371D" w:rsidP="004F371D">
            <w:pPr>
              <w:numPr>
                <w:ilvl w:val="0"/>
                <w:numId w:val="1"/>
              </w:numPr>
              <w:jc w:val="both"/>
              <w:rPr>
                <w:bCs/>
                <w:iCs/>
                <w:sz w:val="20"/>
                <w:szCs w:val="20"/>
              </w:rPr>
            </w:pPr>
            <w:r w:rsidRPr="007B7B47">
              <w:rPr>
                <w:bCs/>
                <w:iCs/>
                <w:sz w:val="20"/>
                <w:szCs w:val="20"/>
              </w:rPr>
              <w:t>Si consiglia di contattare un elettricista di fiducia per ulteriori informazioni. La sicurezza di questi apparecchi elettrici è conforme alle regole della tecnica riconosciute e alla legge sulla sicurezza delle apparecchiature elettriche.</w:t>
            </w:r>
            <w:r w:rsidRPr="007B7B47">
              <w:rPr>
                <w:bCs/>
                <w:iCs/>
                <w:sz w:val="20"/>
                <w:szCs w:val="20"/>
              </w:rPr>
              <w:br/>
              <w:t>• Non lasciare la spina inutilmente inserita nella presa di corrente, ma scollegarla</w:t>
            </w:r>
            <w:r w:rsidRPr="007B7B47">
              <w:rPr>
                <w:bCs/>
                <w:iCs/>
                <w:sz w:val="20"/>
                <w:szCs w:val="20"/>
              </w:rPr>
              <w:br/>
              <w:t>quando l’apparecchio non è utilizzato.</w:t>
            </w:r>
          </w:p>
          <w:p w:rsidR="004F371D" w:rsidRDefault="004F371D" w:rsidP="004F371D">
            <w:pPr>
              <w:numPr>
                <w:ilvl w:val="0"/>
                <w:numId w:val="1"/>
              </w:numPr>
              <w:jc w:val="both"/>
              <w:rPr>
                <w:bCs/>
                <w:iCs/>
                <w:sz w:val="20"/>
                <w:szCs w:val="20"/>
              </w:rPr>
            </w:pPr>
            <w:r w:rsidRPr="007B7B47">
              <w:rPr>
                <w:bCs/>
                <w:iCs/>
                <w:sz w:val="20"/>
                <w:szCs w:val="20"/>
              </w:rPr>
              <w:t>Posizionare il prodotto su superfici piane e stabili lontano da fonti di calore.</w:t>
            </w:r>
          </w:p>
          <w:p w:rsidR="004F371D" w:rsidRDefault="004F371D" w:rsidP="004F371D">
            <w:pPr>
              <w:numPr>
                <w:ilvl w:val="0"/>
                <w:numId w:val="1"/>
              </w:numPr>
              <w:jc w:val="both"/>
              <w:rPr>
                <w:bCs/>
                <w:iCs/>
                <w:sz w:val="20"/>
                <w:szCs w:val="20"/>
              </w:rPr>
            </w:pPr>
            <w:r w:rsidRPr="007B7B47">
              <w:rPr>
                <w:bCs/>
                <w:iCs/>
                <w:sz w:val="20"/>
                <w:szCs w:val="20"/>
              </w:rPr>
              <w:t>Verificare che la tensione di rete corrisponda a quella indicata sulla targa dati tecnici dell’apparecchio e sull‘adattatore di tensione.</w:t>
            </w:r>
          </w:p>
          <w:p w:rsidR="004F371D" w:rsidRDefault="004F371D" w:rsidP="004F371D">
            <w:pPr>
              <w:numPr>
                <w:ilvl w:val="0"/>
                <w:numId w:val="1"/>
              </w:numPr>
              <w:jc w:val="both"/>
              <w:rPr>
                <w:bCs/>
                <w:iCs/>
                <w:sz w:val="20"/>
                <w:szCs w:val="20"/>
              </w:rPr>
            </w:pPr>
            <w:r w:rsidRPr="007B7B47">
              <w:rPr>
                <w:bCs/>
                <w:iCs/>
                <w:sz w:val="20"/>
                <w:szCs w:val="20"/>
              </w:rPr>
              <w:t>Tenere al di fuori della portata dei bambini. I bambini non devono usare né giocare con l’apparecchio.</w:t>
            </w:r>
          </w:p>
          <w:p w:rsidR="004F371D" w:rsidRDefault="004F371D" w:rsidP="004F371D">
            <w:pPr>
              <w:numPr>
                <w:ilvl w:val="0"/>
                <w:numId w:val="1"/>
              </w:numPr>
              <w:jc w:val="both"/>
              <w:rPr>
                <w:bCs/>
                <w:iCs/>
                <w:sz w:val="20"/>
                <w:szCs w:val="20"/>
              </w:rPr>
            </w:pPr>
            <w:r w:rsidRPr="007B7B47">
              <w:rPr>
                <w:bCs/>
                <w:iCs/>
                <w:sz w:val="20"/>
                <w:szCs w:val="20"/>
              </w:rPr>
              <w:t>L‘apparecchio non è destinato ad essere utilizzato da persone (bambini compresi) le</w:t>
            </w:r>
            <w:r>
              <w:rPr>
                <w:bCs/>
                <w:iCs/>
                <w:sz w:val="20"/>
                <w:szCs w:val="20"/>
              </w:rPr>
              <w:t xml:space="preserve"> </w:t>
            </w:r>
            <w:r w:rsidRPr="007B7B47">
              <w:rPr>
                <w:bCs/>
                <w:iCs/>
                <w:sz w:val="20"/>
                <w:szCs w:val="20"/>
              </w:rPr>
              <w:t>cui capacità fisiche sensoriali o mentali siano ridotte, oppure con mancanza di esperienza o di conoscenza, a meno che esse abbiano potuto beneficare, attraverso l‘intermediazione di una persona responsabile della loro sicurezza, di una sorveglianza</w:t>
            </w:r>
            <w:r>
              <w:rPr>
                <w:bCs/>
                <w:iCs/>
                <w:sz w:val="20"/>
                <w:szCs w:val="20"/>
              </w:rPr>
              <w:t xml:space="preserve"> </w:t>
            </w:r>
            <w:r w:rsidRPr="007B7B47">
              <w:rPr>
                <w:bCs/>
                <w:iCs/>
                <w:sz w:val="20"/>
                <w:szCs w:val="20"/>
              </w:rPr>
              <w:t>o di istruzioni riguardanti l‘uso dell‘apparecchio. I bambini devono essere</w:t>
            </w:r>
            <w:r>
              <w:rPr>
                <w:bCs/>
                <w:iCs/>
                <w:sz w:val="20"/>
                <w:szCs w:val="20"/>
              </w:rPr>
              <w:t xml:space="preserve"> </w:t>
            </w:r>
            <w:r w:rsidRPr="007B7B47">
              <w:rPr>
                <w:bCs/>
                <w:iCs/>
                <w:sz w:val="20"/>
                <w:szCs w:val="20"/>
              </w:rPr>
              <w:t>sorvegliati</w:t>
            </w:r>
            <w:r>
              <w:rPr>
                <w:bCs/>
                <w:iCs/>
                <w:sz w:val="20"/>
                <w:szCs w:val="20"/>
              </w:rPr>
              <w:t xml:space="preserve"> </w:t>
            </w:r>
            <w:r w:rsidRPr="007B7B47">
              <w:rPr>
                <w:bCs/>
                <w:iCs/>
                <w:sz w:val="20"/>
                <w:szCs w:val="20"/>
              </w:rPr>
              <w:t>per sincerarsi che non giochino con l‘apparecchio. La pulizia e la manutenzione</w:t>
            </w:r>
            <w:r>
              <w:rPr>
                <w:bCs/>
                <w:iCs/>
                <w:sz w:val="20"/>
                <w:szCs w:val="20"/>
              </w:rPr>
              <w:t xml:space="preserve"> </w:t>
            </w:r>
            <w:r w:rsidRPr="007B7B47">
              <w:rPr>
                <w:bCs/>
                <w:iCs/>
                <w:sz w:val="20"/>
                <w:szCs w:val="20"/>
              </w:rPr>
              <w:t>non devono essere fatte dai bambini senza una supervisione.</w:t>
            </w:r>
          </w:p>
          <w:p w:rsidR="004F371D" w:rsidRDefault="004F371D" w:rsidP="004F371D">
            <w:pPr>
              <w:numPr>
                <w:ilvl w:val="0"/>
                <w:numId w:val="1"/>
              </w:numPr>
              <w:jc w:val="both"/>
              <w:rPr>
                <w:bCs/>
                <w:iCs/>
                <w:sz w:val="20"/>
                <w:szCs w:val="20"/>
              </w:rPr>
            </w:pPr>
            <w:r w:rsidRPr="007B7B47">
              <w:rPr>
                <w:bCs/>
                <w:iCs/>
                <w:sz w:val="20"/>
                <w:szCs w:val="20"/>
              </w:rPr>
              <w:t>AI fine di garantire un funzionamento ottimale e in piena sicurezza, in caso di</w:t>
            </w:r>
            <w:r w:rsidRPr="007B7B47">
              <w:rPr>
                <w:bCs/>
                <w:iCs/>
                <w:sz w:val="20"/>
                <w:szCs w:val="20"/>
              </w:rPr>
              <w:br/>
              <w:t>cadute o urti violenti, far eseguire un controllo presso un centro di assistenza autorizzato.</w:t>
            </w:r>
          </w:p>
          <w:p w:rsidR="004F371D" w:rsidRDefault="004F371D" w:rsidP="004F371D">
            <w:pPr>
              <w:numPr>
                <w:ilvl w:val="0"/>
                <w:numId w:val="1"/>
              </w:numPr>
              <w:jc w:val="both"/>
              <w:rPr>
                <w:bCs/>
                <w:iCs/>
                <w:sz w:val="20"/>
                <w:szCs w:val="20"/>
              </w:rPr>
            </w:pPr>
            <w:r w:rsidRPr="007B7B47">
              <w:rPr>
                <w:bCs/>
                <w:iCs/>
                <w:sz w:val="20"/>
                <w:szCs w:val="20"/>
              </w:rPr>
              <w:t>Il cavo d’alimentazione non deve mai venire a contatto con l’apparecchiatura.</w:t>
            </w:r>
          </w:p>
          <w:p w:rsidR="004F371D" w:rsidRDefault="004F371D" w:rsidP="004F371D">
            <w:pPr>
              <w:numPr>
                <w:ilvl w:val="0"/>
                <w:numId w:val="1"/>
              </w:numPr>
              <w:jc w:val="both"/>
              <w:rPr>
                <w:bCs/>
                <w:iCs/>
                <w:sz w:val="20"/>
                <w:szCs w:val="20"/>
              </w:rPr>
            </w:pPr>
            <w:r w:rsidRPr="007B7B47">
              <w:rPr>
                <w:bCs/>
                <w:iCs/>
                <w:sz w:val="20"/>
                <w:szCs w:val="20"/>
              </w:rPr>
              <w:t>Disinnestare sempre l‘apparecchio dopo averlo usato.</w:t>
            </w:r>
          </w:p>
          <w:p w:rsidR="004F371D" w:rsidRPr="007B7B47" w:rsidRDefault="004F371D" w:rsidP="004F371D">
            <w:pPr>
              <w:numPr>
                <w:ilvl w:val="0"/>
                <w:numId w:val="1"/>
              </w:numPr>
              <w:jc w:val="both"/>
              <w:rPr>
                <w:bCs/>
                <w:iCs/>
                <w:sz w:val="20"/>
                <w:szCs w:val="20"/>
              </w:rPr>
            </w:pPr>
            <w:r w:rsidRPr="007B7B47">
              <w:rPr>
                <w:bCs/>
                <w:iCs/>
                <w:sz w:val="20"/>
                <w:szCs w:val="20"/>
              </w:rPr>
              <w:t>Utilizzare, e conservare l‘apparecchio ad una temperatura compresa tra</w:t>
            </w:r>
            <w:r w:rsidRPr="007B7B47">
              <w:rPr>
                <w:bCs/>
                <w:iCs/>
                <w:sz w:val="20"/>
                <w:szCs w:val="20"/>
              </w:rPr>
              <w:br/>
              <w:t>5 °C e 40 °C</w:t>
            </w:r>
            <w:r>
              <w:rPr>
                <w:bCs/>
                <w:iCs/>
                <w:sz w:val="20"/>
                <w:szCs w:val="20"/>
              </w:rPr>
              <w:t>.</w:t>
            </w:r>
          </w:p>
        </w:tc>
      </w:tr>
      <w:tr w:rsidR="004F371D" w:rsidRPr="00212644" w:rsidTr="0075291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F371D" w:rsidRPr="006C1934" w:rsidRDefault="004F371D" w:rsidP="0075291B">
            <w:pPr>
              <w:rPr>
                <w:b/>
              </w:rPr>
            </w:pPr>
            <w:r>
              <w:rPr>
                <w:b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371D" w:rsidRDefault="004F371D" w:rsidP="0075291B">
            <w:ins w:id="1" w:author="Lionel" w:date="2019-02-05T10:21:00Z">
              <w:r>
                <w:rPr>
                  <w:noProof/>
                </w:rPr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column">
                      <wp:posOffset>2593340</wp:posOffset>
                    </wp:positionH>
                    <wp:positionV relativeFrom="paragraph">
                      <wp:posOffset>7620</wp:posOffset>
                    </wp:positionV>
                    <wp:extent cx="1310640" cy="467995"/>
                    <wp:effectExtent l="0" t="0" r="3810" b="8255"/>
                    <wp:wrapNone/>
                    <wp:docPr id="5" name="Immagine 5" descr="1831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15" descr="1831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0640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  <w:ins w:id="2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column">
                      <wp:posOffset>1275080</wp:posOffset>
                    </wp:positionH>
                    <wp:positionV relativeFrom="paragraph">
                      <wp:posOffset>7620</wp:posOffset>
                    </wp:positionV>
                    <wp:extent cx="1313815" cy="467995"/>
                    <wp:effectExtent l="0" t="0" r="635" b="8255"/>
                    <wp:wrapSquare wrapText="bothSides"/>
                    <wp:docPr id="4" name="Immagine 4" descr="E1747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8" descr="E1747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  <w:r>
                <w:rPr>
                  <w:noProof/>
                </w:rPr>
                <w:drawing>
                  <wp:anchor distT="0" distB="0" distL="114300" distR="114300" simplePos="0" relativeHeight="251661312" behindDoc="1" locked="0" layoutInCell="1" allowOverlap="1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635" b="8255"/>
                    <wp:wrapNone/>
                    <wp:docPr id="3" name="Immagine 3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4F371D" w:rsidRDefault="004F371D" w:rsidP="0075291B"/>
          <w:p w:rsidR="004F371D" w:rsidRDefault="004F371D" w:rsidP="0075291B"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1271270</wp:posOffset>
                  </wp:positionH>
                  <wp:positionV relativeFrom="paragraph">
                    <wp:posOffset>122555</wp:posOffset>
                  </wp:positionV>
                  <wp:extent cx="1313815" cy="467995"/>
                  <wp:effectExtent l="0" t="0" r="635" b="8255"/>
                  <wp:wrapSquare wrapText="bothSides"/>
                  <wp:docPr id="2" name="Immagine 2" descr="E1823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7" descr="E1823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ins w:id="3" w:author="Lionel" w:date="2019-02-05T10:37:00Z">
              <w:r>
                <w:rPr>
                  <w:noProof/>
                </w:rPr>
                <w:drawing>
                  <wp:anchor distT="0" distB="0" distL="114300" distR="114300" simplePos="0" relativeHeight="251662336" behindDoc="1" locked="0" layoutInCell="1" allowOverlap="1">
                    <wp:simplePos x="0" y="0"/>
                    <wp:positionH relativeFrom="column">
                      <wp:posOffset>-36195</wp:posOffset>
                    </wp:positionH>
                    <wp:positionV relativeFrom="paragraph">
                      <wp:posOffset>114300</wp:posOffset>
                    </wp:positionV>
                    <wp:extent cx="1313815" cy="467995"/>
                    <wp:effectExtent l="0" t="0" r="635" b="8255"/>
                    <wp:wrapNone/>
                    <wp:docPr id="1" name="Immagine 1" descr="E1883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4" descr="E1883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4F371D" w:rsidRDefault="004F371D" w:rsidP="0075291B"/>
          <w:p w:rsidR="004F371D" w:rsidRPr="00F22027" w:rsidRDefault="004F371D" w:rsidP="0075291B"/>
          <w:p w:rsidR="004F371D" w:rsidRPr="00F22027" w:rsidRDefault="004F371D" w:rsidP="0075291B">
            <w:pPr>
              <w:rPr>
                <w:sz w:val="2"/>
                <w:szCs w:val="2"/>
              </w:rPr>
            </w:pPr>
          </w:p>
        </w:tc>
      </w:tr>
      <w:tr w:rsidR="004F371D" w:rsidRPr="00363F34" w:rsidTr="0075291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F371D" w:rsidRDefault="004F371D" w:rsidP="0075291B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F371D" w:rsidRPr="00671D56" w:rsidRDefault="004F371D" w:rsidP="0075291B">
            <w:pPr>
              <w:rPr>
                <w:noProof/>
                <w:sz w:val="20"/>
                <w:szCs w:val="20"/>
              </w:rPr>
            </w:pPr>
            <w:r w:rsidRPr="00671D56">
              <w:rPr>
                <w:noProof/>
                <w:sz w:val="20"/>
                <w:szCs w:val="20"/>
              </w:rPr>
              <w:t>In caso di utilizzo dell’attrezzatura in modo appropriato</w:t>
            </w:r>
            <w:r>
              <w:rPr>
                <w:noProof/>
                <w:sz w:val="20"/>
                <w:szCs w:val="20"/>
              </w:rPr>
              <w:t>, come previsto dal manuale d’uso e manutenzione, i</w:t>
            </w:r>
            <w:r w:rsidRPr="00671D56">
              <w:rPr>
                <w:noProof/>
                <w:sz w:val="20"/>
                <w:szCs w:val="20"/>
              </w:rPr>
              <w:t xml:space="preserve"> DPI non </w:t>
            </w:r>
            <w:r>
              <w:rPr>
                <w:noProof/>
                <w:sz w:val="20"/>
                <w:szCs w:val="20"/>
              </w:rPr>
              <w:t xml:space="preserve">sono </w:t>
            </w:r>
            <w:r w:rsidRPr="00671D56">
              <w:rPr>
                <w:noProof/>
                <w:sz w:val="20"/>
                <w:szCs w:val="20"/>
              </w:rPr>
              <w:t>necessari</w:t>
            </w:r>
            <w:r>
              <w:rPr>
                <w:noProof/>
                <w:sz w:val="20"/>
                <w:szCs w:val="20"/>
              </w:rPr>
              <w:t>.</w:t>
            </w:r>
          </w:p>
        </w:tc>
      </w:tr>
    </w:tbl>
    <w:p w:rsidR="004F371D" w:rsidRDefault="004F371D">
      <w:bookmarkStart w:id="4" w:name="_GoBack"/>
      <w:bookmarkEnd w:id="4"/>
    </w:p>
    <w:sectPr w:rsidR="004F371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DF5D22"/>
    <w:multiLevelType w:val="hybridMultilevel"/>
    <w:tmpl w:val="74822E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71D"/>
    <w:rsid w:val="004F3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6FEF66-942E-42E2-9D81-B390B75F9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F371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qFormat/>
    <w:rsid w:val="004F371D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4F371D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1</cp:revision>
  <dcterms:created xsi:type="dcterms:W3CDTF">2019-06-13T09:15:00Z</dcterms:created>
  <dcterms:modified xsi:type="dcterms:W3CDTF">2019-06-13T09:15:00Z</dcterms:modified>
</cp:coreProperties>
</file>