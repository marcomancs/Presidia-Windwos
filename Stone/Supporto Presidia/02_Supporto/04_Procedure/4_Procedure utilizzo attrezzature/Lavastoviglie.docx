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4F1870" w:rsidRPr="00FE26E4" w:rsidTr="00A22AE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F1870" w:rsidRPr="00FE26E4" w:rsidRDefault="004F1870" w:rsidP="00A22AEB">
            <w:pPr>
              <w:pStyle w:val="Titolo3"/>
            </w:pPr>
            <w:bookmarkStart w:id="0" w:name="_Toc11235588"/>
            <w:bookmarkStart w:id="1" w:name="_Toc11315289"/>
            <w:r>
              <w:t>ATTREZZATURE: LAVASTOVIGLIE</w:t>
            </w:r>
            <w:bookmarkEnd w:id="0"/>
            <w:bookmarkEnd w:id="1"/>
          </w:p>
        </w:tc>
      </w:tr>
      <w:tr w:rsidR="004F1870" w:rsidRPr="005B440D" w:rsidTr="00A22AE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F1870" w:rsidRPr="006C1934" w:rsidRDefault="004F1870" w:rsidP="00A22AEB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1870" w:rsidRDefault="004F1870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4F1870" w:rsidRDefault="004F1870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4F1870" w:rsidRPr="00671D56" w:rsidRDefault="004F1870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4F1870" w:rsidRPr="00D72098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F1870" w:rsidRPr="006C1934" w:rsidRDefault="004F1870" w:rsidP="00A22AEB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1870" w:rsidRPr="00AC3990" w:rsidRDefault="004F1870" w:rsidP="00A22AEB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4F1870" w:rsidRPr="00556339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F1870" w:rsidRPr="006C1934" w:rsidRDefault="004F1870" w:rsidP="00A22AEB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1870" w:rsidRDefault="004F1870" w:rsidP="00A22AEB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ELETTROCUZIONE</w:t>
            </w:r>
          </w:p>
          <w:p w:rsidR="004F1870" w:rsidRPr="00AC3990" w:rsidRDefault="004F1870" w:rsidP="00A22AEB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LESIONI</w:t>
            </w:r>
          </w:p>
        </w:tc>
      </w:tr>
      <w:tr w:rsidR="004F1870" w:rsidRPr="005B440D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F1870" w:rsidRPr="006C1934" w:rsidRDefault="004F1870" w:rsidP="00A22AEB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1870" w:rsidRDefault="004F1870" w:rsidP="004F1870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BC13A4">
              <w:rPr>
                <w:sz w:val="20"/>
                <w:szCs w:val="18"/>
              </w:rPr>
              <w:t>L'elettrodomestico non è destinato all'impiego in ambienti esterni.</w:t>
            </w:r>
          </w:p>
          <w:p w:rsidR="004F1870" w:rsidRDefault="004F1870" w:rsidP="004F1870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BC13A4">
              <w:rPr>
                <w:sz w:val="20"/>
                <w:szCs w:val="18"/>
              </w:rPr>
              <w:t>Le persone che per le loro capacità fisiche, sensoriali o psichiche</w:t>
            </w:r>
            <w:r w:rsidRPr="00BC13A4">
              <w:rPr>
                <w:sz w:val="20"/>
                <w:szCs w:val="18"/>
              </w:rPr>
              <w:br/>
              <w:t>o per la loro inesperienza o non conoscenza non siano in grado di</w:t>
            </w:r>
            <w:r w:rsidRPr="00BC13A4">
              <w:rPr>
                <w:sz w:val="20"/>
                <w:szCs w:val="18"/>
              </w:rPr>
              <w:br/>
              <w:t>utilizzare in sicurezza la lavastoviglie, non devono farne uso senza la</w:t>
            </w:r>
            <w:r w:rsidRPr="00BC13A4">
              <w:rPr>
                <w:sz w:val="20"/>
                <w:szCs w:val="18"/>
              </w:rPr>
              <w:br/>
              <w:t>sorveglianza e la guida di una persona responsabile. Queste persone</w:t>
            </w:r>
            <w:r w:rsidRPr="00BC13A4">
              <w:rPr>
                <w:sz w:val="20"/>
                <w:szCs w:val="18"/>
              </w:rPr>
              <w:br/>
              <w:t>possono utilizzare la lavastoviglie senza sorveglianza solo ed esclusivamente se è stato loro spiegato come farlo e se sono in grado di</w:t>
            </w:r>
            <w:r w:rsidRPr="00BC13A4">
              <w:rPr>
                <w:sz w:val="20"/>
                <w:szCs w:val="18"/>
              </w:rPr>
              <w:br/>
              <w:t>farlo in tutta sicurezza. È importante che sappiano riconoscere e</w:t>
            </w:r>
            <w:r w:rsidRPr="00BC13A4">
              <w:rPr>
                <w:sz w:val="20"/>
                <w:szCs w:val="18"/>
              </w:rPr>
              <w:br/>
              <w:t>comprendere quali pericoli possono derivare da un uso non corretto</w:t>
            </w:r>
            <w:r w:rsidRPr="00BC13A4">
              <w:rPr>
                <w:sz w:val="20"/>
                <w:szCs w:val="18"/>
              </w:rPr>
              <w:br/>
              <w:t>dell'apparecchio.</w:t>
            </w:r>
          </w:p>
          <w:p w:rsidR="004F1870" w:rsidRDefault="004F1870" w:rsidP="004F1870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BC13A4">
              <w:rPr>
                <w:sz w:val="20"/>
                <w:szCs w:val="18"/>
              </w:rPr>
              <w:t>A causa di lavori di installazione e manutenzione o riparazione</w:t>
            </w:r>
            <w:r w:rsidRPr="00BC13A4">
              <w:rPr>
                <w:sz w:val="20"/>
                <w:szCs w:val="18"/>
              </w:rPr>
              <w:br/>
              <w:t>eseguiti in modo non corretto possono insorgere gravi pericoli per</w:t>
            </w:r>
            <w:r w:rsidRPr="00BC13A4">
              <w:rPr>
                <w:sz w:val="20"/>
                <w:szCs w:val="18"/>
              </w:rPr>
              <w:br/>
              <w:t>l'utente. Far eseguire questo tipo di interventi solo da personale qualificato e autorizzato.</w:t>
            </w:r>
          </w:p>
          <w:p w:rsidR="004F1870" w:rsidRDefault="004F1870" w:rsidP="004F1870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BC13A4">
              <w:rPr>
                <w:sz w:val="20"/>
                <w:szCs w:val="18"/>
              </w:rPr>
              <w:t>Una lavastoviglie danneggiata può mettere a rischio la sicurezza</w:t>
            </w:r>
            <w:r w:rsidRPr="00BC13A4">
              <w:rPr>
                <w:sz w:val="20"/>
                <w:szCs w:val="18"/>
              </w:rPr>
              <w:br/>
              <w:t>dell'utente. Prima di installare la lavastoviglie, controllare che non vi</w:t>
            </w:r>
            <w:r w:rsidRPr="00BC13A4">
              <w:rPr>
                <w:sz w:val="20"/>
                <w:szCs w:val="18"/>
              </w:rPr>
              <w:br/>
              <w:t>siano danni visibili. Non mettere mai in funzione una lavastoviglie</w:t>
            </w:r>
            <w:r w:rsidRPr="00BC13A4">
              <w:rPr>
                <w:sz w:val="20"/>
                <w:szCs w:val="18"/>
              </w:rPr>
              <w:br/>
              <w:t>danneggiata.</w:t>
            </w:r>
          </w:p>
          <w:p w:rsidR="004F1870" w:rsidRDefault="004F1870" w:rsidP="004F1870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BC13A4">
              <w:rPr>
                <w:sz w:val="20"/>
                <w:szCs w:val="18"/>
              </w:rPr>
              <w:t>La sicurezza elettrica della lavastoviglie è garantita solo se la lavastoviglie è allacciata con un regolare conduttore di protezione (terra).</w:t>
            </w:r>
            <w:r w:rsidRPr="00BC13A4">
              <w:rPr>
                <w:sz w:val="20"/>
                <w:szCs w:val="18"/>
              </w:rPr>
              <w:br/>
              <w:t>Assicurarsi che questa condizione fondamentale per la sicurezza sia</w:t>
            </w:r>
            <w:r w:rsidRPr="00BC13A4">
              <w:rPr>
                <w:sz w:val="20"/>
                <w:szCs w:val="18"/>
              </w:rPr>
              <w:br/>
              <w:t>garantita. In caso di dubbi, far controllare l'impianto da un tecnico</w:t>
            </w:r>
            <w:r w:rsidRPr="00BC13A4">
              <w:rPr>
                <w:sz w:val="20"/>
                <w:szCs w:val="18"/>
              </w:rPr>
              <w:br/>
              <w:t>specializzato.</w:t>
            </w:r>
          </w:p>
          <w:p w:rsidR="004F1870" w:rsidRDefault="004F1870" w:rsidP="004F1870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BC13A4">
              <w:rPr>
                <w:sz w:val="20"/>
                <w:szCs w:val="18"/>
              </w:rPr>
              <w:t>Il funzionamento sicuro e affidabile della lavastoviglie è garantito</w:t>
            </w:r>
            <w:r w:rsidRPr="00BC13A4">
              <w:rPr>
                <w:sz w:val="20"/>
                <w:szCs w:val="18"/>
              </w:rPr>
              <w:br/>
              <w:t>solo se la macchina è allacciata alla rete elettrica pubblica.</w:t>
            </w:r>
          </w:p>
          <w:p w:rsidR="004F1870" w:rsidRDefault="004F1870" w:rsidP="004F1870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BC13A4">
              <w:rPr>
                <w:sz w:val="20"/>
                <w:szCs w:val="18"/>
              </w:rPr>
              <w:t>La lavastoviglie può essere allacciata alla rete elettrica solo con</w:t>
            </w:r>
            <w:r w:rsidRPr="00BC13A4">
              <w:rPr>
                <w:sz w:val="20"/>
                <w:szCs w:val="18"/>
              </w:rPr>
              <w:br/>
              <w:t xml:space="preserve">una spina </w:t>
            </w:r>
            <w:proofErr w:type="spellStart"/>
            <w:r w:rsidRPr="00BC13A4">
              <w:rPr>
                <w:sz w:val="20"/>
                <w:szCs w:val="18"/>
              </w:rPr>
              <w:t>schuko</w:t>
            </w:r>
            <w:proofErr w:type="spellEnd"/>
            <w:r w:rsidRPr="00BC13A4">
              <w:rPr>
                <w:sz w:val="20"/>
                <w:szCs w:val="18"/>
              </w:rPr>
              <w:t xml:space="preserve"> a 3 poli (non con un allacciamento fisso). Una volta installata, la presa deve rimanere accessibile in modo da poter</w:t>
            </w:r>
            <w:r>
              <w:rPr>
                <w:sz w:val="20"/>
                <w:szCs w:val="18"/>
              </w:rPr>
              <w:t xml:space="preserve"> </w:t>
            </w:r>
            <w:r w:rsidRPr="00BC13A4">
              <w:rPr>
                <w:sz w:val="20"/>
                <w:szCs w:val="18"/>
              </w:rPr>
              <w:t>staccare la spina in qualsiasi momento.</w:t>
            </w:r>
          </w:p>
          <w:p w:rsidR="004F1870" w:rsidRDefault="004F1870" w:rsidP="004F1870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BC13A4">
              <w:rPr>
                <w:sz w:val="20"/>
                <w:szCs w:val="18"/>
              </w:rPr>
              <w:t>Dietro la lavastoviglie non devono trovarsi spine elettriche che potrebbero essere schiacciate qualora la nicchia non fosse sufficientemente profonda (rischio di surriscaldamento e di incendio).</w:t>
            </w:r>
          </w:p>
          <w:p w:rsidR="004F1870" w:rsidRDefault="004F1870" w:rsidP="004F1870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BC13A4">
              <w:rPr>
                <w:sz w:val="20"/>
                <w:szCs w:val="18"/>
              </w:rPr>
              <w:t>La lavastoviglie non può essere installata sotto un piano cottura.</w:t>
            </w:r>
            <w:r w:rsidRPr="00BC13A4">
              <w:rPr>
                <w:sz w:val="20"/>
                <w:szCs w:val="18"/>
              </w:rPr>
              <w:br/>
              <w:t>Le alte temperature del piano cottura potrebbero danneggiare la lavastoviglie. Per lo stesso motivo la lavastoviglie non può essere installata nemmeno accanto ad altri apparecchi che irradiano calore</w:t>
            </w:r>
            <w:r>
              <w:rPr>
                <w:sz w:val="20"/>
                <w:szCs w:val="18"/>
              </w:rPr>
              <w:t xml:space="preserve"> </w:t>
            </w:r>
            <w:r w:rsidRPr="00E06398">
              <w:rPr>
                <w:sz w:val="20"/>
                <w:szCs w:val="18"/>
              </w:rPr>
              <w:t>diversi dai normali elettrodomestici da cucina (p.es. stufe, caminetti</w:t>
            </w:r>
            <w:r>
              <w:rPr>
                <w:sz w:val="20"/>
                <w:szCs w:val="18"/>
              </w:rPr>
              <w:t xml:space="preserve"> </w:t>
            </w:r>
            <w:r w:rsidRPr="00E06398">
              <w:rPr>
                <w:sz w:val="20"/>
                <w:szCs w:val="18"/>
              </w:rPr>
              <w:t>e simili).</w:t>
            </w:r>
          </w:p>
          <w:p w:rsidR="004F1870" w:rsidRDefault="004F1870" w:rsidP="004F1870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E06398">
              <w:rPr>
                <w:sz w:val="20"/>
                <w:szCs w:val="18"/>
              </w:rPr>
              <w:t>I dati di allacciamento (protezione, frequenza e tensione) indicati</w:t>
            </w:r>
            <w:r>
              <w:rPr>
                <w:sz w:val="20"/>
                <w:szCs w:val="18"/>
              </w:rPr>
              <w:t xml:space="preserve"> </w:t>
            </w:r>
            <w:r w:rsidRPr="00E06398">
              <w:rPr>
                <w:sz w:val="20"/>
                <w:szCs w:val="18"/>
              </w:rPr>
              <w:t>sulla targhetta dati della lavastoviglie devono assolutamente corrispondere a quelli della rete elettrica affinché la macchina non si danneggi. Confrontare questi dati prima dell'allacciamento. In caso di</w:t>
            </w:r>
            <w:r>
              <w:rPr>
                <w:sz w:val="20"/>
                <w:szCs w:val="18"/>
              </w:rPr>
              <w:t xml:space="preserve"> </w:t>
            </w:r>
            <w:r w:rsidRPr="00E06398">
              <w:rPr>
                <w:sz w:val="20"/>
                <w:szCs w:val="18"/>
              </w:rPr>
              <w:t>dubbi rivolgersi a un elettricista qualificato.</w:t>
            </w:r>
          </w:p>
          <w:p w:rsidR="004F1870" w:rsidRDefault="004F1870" w:rsidP="004F1870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E06398">
              <w:rPr>
                <w:sz w:val="20"/>
                <w:szCs w:val="18"/>
              </w:rPr>
              <w:t>La lavastoviglie può essere allacciata alla rete elettrica solo dopo</w:t>
            </w:r>
            <w:r>
              <w:rPr>
                <w:sz w:val="20"/>
                <w:szCs w:val="18"/>
              </w:rPr>
              <w:t xml:space="preserve"> </w:t>
            </w:r>
            <w:r w:rsidRPr="00E06398">
              <w:rPr>
                <w:sz w:val="20"/>
                <w:szCs w:val="18"/>
              </w:rPr>
              <w:t>aver concluso tutti i lavori di montaggio e di installazione, compresa</w:t>
            </w:r>
            <w:r>
              <w:rPr>
                <w:sz w:val="20"/>
                <w:szCs w:val="18"/>
              </w:rPr>
              <w:t xml:space="preserve"> </w:t>
            </w:r>
            <w:r w:rsidRPr="00E06398">
              <w:rPr>
                <w:sz w:val="20"/>
                <w:szCs w:val="18"/>
              </w:rPr>
              <w:t>la regolazione delle molle sullo sportello.</w:t>
            </w:r>
          </w:p>
          <w:p w:rsidR="004F1870" w:rsidRDefault="004F1870" w:rsidP="004F1870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E06398">
              <w:rPr>
                <w:sz w:val="20"/>
                <w:szCs w:val="18"/>
              </w:rPr>
              <w:t>La lavastoviglie può essere azionata solo con una meccanica</w:t>
            </w:r>
            <w:r>
              <w:rPr>
                <w:sz w:val="20"/>
                <w:szCs w:val="18"/>
              </w:rPr>
              <w:t xml:space="preserve"> </w:t>
            </w:r>
            <w:r w:rsidRPr="00E06398">
              <w:rPr>
                <w:sz w:val="20"/>
                <w:szCs w:val="18"/>
              </w:rPr>
              <w:t>sportello perfettamente funzionante, altrimenti con l'apertura automatica dello sportello attiva (a seconda del modello) potrebbero insorgere dei pericoli.</w:t>
            </w:r>
            <w:r w:rsidRPr="00E06398">
              <w:rPr>
                <w:sz w:val="20"/>
                <w:szCs w:val="18"/>
              </w:rPr>
              <w:br/>
              <w:t>Una meccanica sportello perfettamente funzionante si riconosce da:</w:t>
            </w:r>
            <w:r w:rsidRPr="00E06398">
              <w:rPr>
                <w:sz w:val="20"/>
                <w:szCs w:val="18"/>
              </w:rPr>
              <w:br/>
              <w:t>– le molle dello sportello devono essere regolate uniformemente su</w:t>
            </w:r>
            <w:r w:rsidRPr="00E06398">
              <w:rPr>
                <w:sz w:val="20"/>
                <w:szCs w:val="18"/>
              </w:rPr>
              <w:br/>
              <w:t>entrambi i lati. La regolazione è corretta se, aprendo a metà lo</w:t>
            </w:r>
            <w:r w:rsidRPr="00E06398">
              <w:rPr>
                <w:sz w:val="20"/>
                <w:szCs w:val="18"/>
              </w:rPr>
              <w:br/>
              <w:t xml:space="preserve">sportello (angolo di apertura di </w:t>
            </w:r>
            <w:proofErr w:type="spellStart"/>
            <w:r w:rsidRPr="00E06398">
              <w:rPr>
                <w:sz w:val="20"/>
                <w:szCs w:val="18"/>
              </w:rPr>
              <w:t>ca</w:t>
            </w:r>
            <w:proofErr w:type="spellEnd"/>
            <w:r w:rsidRPr="00E06398">
              <w:rPr>
                <w:sz w:val="20"/>
                <w:szCs w:val="18"/>
              </w:rPr>
              <w:t>. 45°), questo si mantiene fermo</w:t>
            </w:r>
            <w:r w:rsidRPr="00E06398">
              <w:rPr>
                <w:sz w:val="20"/>
                <w:szCs w:val="18"/>
              </w:rPr>
              <w:br/>
            </w:r>
            <w:r w:rsidRPr="00E06398">
              <w:rPr>
                <w:sz w:val="20"/>
                <w:szCs w:val="18"/>
              </w:rPr>
              <w:lastRenderedPageBreak/>
              <w:t>in posizione. Non deve cadere incontrollatamente verso il basso.</w:t>
            </w:r>
            <w:r w:rsidRPr="00E06398">
              <w:rPr>
                <w:sz w:val="20"/>
                <w:szCs w:val="18"/>
              </w:rPr>
              <w:br/>
              <w:t>– Dopo la fase di asciugatura all'apertura dello sportello la guida di</w:t>
            </w:r>
            <w:r w:rsidRPr="00E06398">
              <w:rPr>
                <w:sz w:val="20"/>
                <w:szCs w:val="18"/>
              </w:rPr>
              <w:br/>
              <w:t>chiusura rientra automaticamente.</w:t>
            </w:r>
          </w:p>
          <w:p w:rsidR="004F1870" w:rsidRDefault="004F1870" w:rsidP="004F1870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E06398">
              <w:rPr>
                <w:sz w:val="20"/>
                <w:szCs w:val="18"/>
              </w:rPr>
              <w:t>Prese multiple o prolunghe non garantiscono la necessaria sicurezza (pericolo di incendio). Non allacciare la macchina alla rete elettrica con questo tipo di prese.</w:t>
            </w:r>
          </w:p>
          <w:p w:rsidR="004F1870" w:rsidRDefault="004F1870" w:rsidP="004F1870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E06398">
              <w:rPr>
                <w:sz w:val="20"/>
                <w:szCs w:val="18"/>
              </w:rPr>
              <w:t>Non installare la lavastoviglie in ambienti esposti a gelo. Se i tubi</w:t>
            </w:r>
            <w:r w:rsidRPr="00E06398">
              <w:rPr>
                <w:sz w:val="20"/>
                <w:szCs w:val="18"/>
              </w:rPr>
              <w:br/>
              <w:t>gelano possono scoppiare o rompersi. Inoltre, con temperature inferiori allo zero l'elettronica può non funzionare correttamente.</w:t>
            </w:r>
          </w:p>
          <w:p w:rsidR="004F1870" w:rsidRPr="00E06398" w:rsidRDefault="004F1870" w:rsidP="004F1870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E06398">
              <w:rPr>
                <w:sz w:val="20"/>
                <w:szCs w:val="18"/>
              </w:rPr>
              <w:t>Per evitare danni, far funzionare la lavastoviglie solo se è allacciata</w:t>
            </w:r>
            <w:r w:rsidRPr="00E06398">
              <w:rPr>
                <w:sz w:val="20"/>
                <w:szCs w:val="18"/>
              </w:rPr>
              <w:br/>
              <w:t>a una rete di condutture sfiatate.</w:t>
            </w:r>
          </w:p>
        </w:tc>
      </w:tr>
      <w:tr w:rsidR="004F1870" w:rsidRPr="00212644" w:rsidTr="00A22AE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F1870" w:rsidRPr="006C1934" w:rsidRDefault="004F1870" w:rsidP="00A22AEB">
            <w:pPr>
              <w:rPr>
                <w:b/>
              </w:rPr>
            </w:pPr>
            <w:r>
              <w:rPr>
                <w:b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1870" w:rsidRDefault="004F1870" w:rsidP="00A22AEB">
            <w:ins w:id="2" w:author="Lionel" w:date="2019-02-05T10:21:00Z">
              <w:r w:rsidRPr="00401FE2">
                <w:rPr>
                  <w:noProof/>
                </w:rPr>
                <w:drawing>
                  <wp:anchor distT="0" distB="0" distL="114300" distR="114300" simplePos="0" relativeHeight="251660288" behindDoc="0" locked="0" layoutInCell="1" allowOverlap="1" wp14:anchorId="28A09153" wp14:editId="32F3ECF4">
                    <wp:simplePos x="0" y="0"/>
                    <wp:positionH relativeFrom="column">
                      <wp:posOffset>1274445</wp:posOffset>
                    </wp:positionH>
                    <wp:positionV relativeFrom="paragraph">
                      <wp:posOffset>-21590</wp:posOffset>
                    </wp:positionV>
                    <wp:extent cx="1310005" cy="467995"/>
                    <wp:effectExtent l="0" t="0" r="0" b="0"/>
                    <wp:wrapSquare wrapText="bothSides"/>
                    <wp:docPr id="10" name="Immagine 15" descr="1831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" descr="1831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000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  <w:ins w:id="3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52D61146" wp14:editId="796192F4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8" name="Immagine 8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4F1870" w:rsidRDefault="004F1870" w:rsidP="00A22AEB"/>
          <w:p w:rsidR="004F1870" w:rsidRPr="00671D56" w:rsidRDefault="004F1870" w:rsidP="00A22AEB"/>
        </w:tc>
      </w:tr>
      <w:tr w:rsidR="004F1870" w:rsidRPr="00363F34" w:rsidTr="00A22AE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F1870" w:rsidRDefault="004F1870" w:rsidP="00A22AEB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1870" w:rsidRPr="00E06398" w:rsidRDefault="004F1870" w:rsidP="00A22AEB">
            <w:pPr>
              <w:rPr>
                <w:noProof/>
                <w:sz w:val="20"/>
                <w:szCs w:val="20"/>
              </w:rPr>
            </w:pPr>
            <w:r w:rsidRPr="00671D56">
              <w:rPr>
                <w:noProof/>
                <w:sz w:val="20"/>
                <w:szCs w:val="20"/>
              </w:rPr>
              <w:t>In caso di utilizzo dell’attrezzatura in modo appropriato</w:t>
            </w:r>
            <w:r>
              <w:rPr>
                <w:noProof/>
                <w:sz w:val="20"/>
                <w:szCs w:val="20"/>
              </w:rPr>
              <w:t>, come previsto dal manuale d’uso e manutenzione, i</w:t>
            </w:r>
            <w:r w:rsidRPr="00671D56">
              <w:rPr>
                <w:noProof/>
                <w:sz w:val="20"/>
                <w:szCs w:val="20"/>
              </w:rPr>
              <w:t xml:space="preserve"> DPI non </w:t>
            </w:r>
            <w:r>
              <w:rPr>
                <w:noProof/>
                <w:sz w:val="20"/>
                <w:szCs w:val="20"/>
              </w:rPr>
              <w:t xml:space="preserve">sono </w:t>
            </w:r>
            <w:r w:rsidRPr="00671D56">
              <w:rPr>
                <w:noProof/>
                <w:sz w:val="20"/>
                <w:szCs w:val="20"/>
              </w:rPr>
              <w:t>necessari</w:t>
            </w:r>
            <w:r>
              <w:rPr>
                <w:noProof/>
                <w:sz w:val="20"/>
                <w:szCs w:val="20"/>
              </w:rPr>
              <w:t>.</w:t>
            </w:r>
          </w:p>
        </w:tc>
      </w:tr>
    </w:tbl>
    <w:p w:rsidR="004F1870" w:rsidRDefault="004F1870">
      <w:bookmarkStart w:id="4" w:name="_GoBack"/>
      <w:bookmarkEnd w:id="4"/>
    </w:p>
    <w:sectPr w:rsidR="004F18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D82AB0"/>
    <w:multiLevelType w:val="hybridMultilevel"/>
    <w:tmpl w:val="C5003B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870"/>
    <w:rsid w:val="004F1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81BC7D-A153-4347-99F3-A534ED97E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4F1870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4F1870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4F1870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4F1870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646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1</cp:revision>
  <dcterms:created xsi:type="dcterms:W3CDTF">2019-06-13T09:03:00Z</dcterms:created>
  <dcterms:modified xsi:type="dcterms:W3CDTF">2019-06-13T09:03:00Z</dcterms:modified>
</cp:coreProperties>
</file>