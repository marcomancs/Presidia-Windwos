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B42BB2" w:rsidRPr="00FE26E4" w14:paraId="23DCD48B" w14:textId="77777777" w:rsidTr="00C45FE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EA7024" w14:textId="6C62953D" w:rsidR="00B42BB2" w:rsidRPr="00FE26E4" w:rsidRDefault="00B42BB2" w:rsidP="00C45FEB">
            <w:pPr>
              <w:pStyle w:val="Titolo3"/>
            </w:pPr>
            <w:bookmarkStart w:id="0" w:name="_Toc11154002"/>
            <w:bookmarkStart w:id="1" w:name="_Toc11225713"/>
            <w:r>
              <w:t xml:space="preserve">ATTREZZATURE: </w:t>
            </w:r>
            <w:bookmarkEnd w:id="0"/>
            <w:bookmarkEnd w:id="1"/>
            <w:r w:rsidR="007A7E8F">
              <w:t xml:space="preserve">MACCHINA ELETTRICA DA GOLF </w:t>
            </w:r>
            <w:r>
              <w:t xml:space="preserve"> </w:t>
            </w:r>
          </w:p>
        </w:tc>
      </w:tr>
      <w:tr w:rsidR="00B42BB2" w:rsidRPr="00671D56" w14:paraId="098BC7AC" w14:textId="77777777" w:rsidTr="00C45FE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D2AC90" w14:textId="77777777" w:rsidR="00B42BB2" w:rsidRPr="006C1934" w:rsidRDefault="00B42BB2" w:rsidP="00C45FEB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3308DF" w14:textId="77777777" w:rsidR="00B42BB2" w:rsidRDefault="00B42BB2" w:rsidP="00C45F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14:paraId="0AE836D2" w14:textId="77777777" w:rsidR="00B42BB2" w:rsidRPr="00671D56" w:rsidRDefault="00B42BB2" w:rsidP="00C45F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B42BB2" w:rsidRPr="00AC3990" w14:paraId="5BBC86C0" w14:textId="77777777" w:rsidTr="00C45F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277B97F" w14:textId="77777777" w:rsidR="00B42BB2" w:rsidRPr="006C1934" w:rsidRDefault="00B42BB2" w:rsidP="00C45FEB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416D3" w14:textId="77777777" w:rsidR="00B42BB2" w:rsidRPr="00AC3990" w:rsidRDefault="00B42BB2" w:rsidP="00C45FEB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B42BB2" w:rsidRPr="00AC3990" w14:paraId="3E1863CC" w14:textId="77777777" w:rsidTr="00C45F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8A5561" w14:textId="77777777" w:rsidR="00B42BB2" w:rsidRPr="006C1934" w:rsidRDefault="00B42BB2" w:rsidP="00C45FEB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A5E14" w14:textId="77777777" w:rsidR="00B42BB2" w:rsidRDefault="00B42BB2" w:rsidP="00C45FEB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VIBRAZIONI CORPO INTERO</w:t>
            </w:r>
          </w:p>
          <w:p w14:paraId="3AF7F810" w14:textId="77777777" w:rsidR="00B42BB2" w:rsidRDefault="00B42BB2" w:rsidP="00C45FEB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RIBALTAMENTO</w:t>
            </w:r>
          </w:p>
          <w:p w14:paraId="55F44CA3" w14:textId="77777777" w:rsidR="00B42BB2" w:rsidRDefault="00B42BB2" w:rsidP="00C45FEB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RUMORE</w:t>
            </w:r>
          </w:p>
          <w:p w14:paraId="182CE65A" w14:textId="77777777" w:rsidR="00B42BB2" w:rsidRDefault="00B42BB2" w:rsidP="00C45FEB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SCHIACCIAMENTO E LESIONI PER CONTATTO</w:t>
            </w:r>
          </w:p>
          <w:p w14:paraId="0D8DDC12" w14:textId="77777777" w:rsidR="00B42BB2" w:rsidRDefault="00B42BB2" w:rsidP="00C45FEB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INVESTIMENTO</w:t>
            </w:r>
          </w:p>
          <w:p w14:paraId="16405C0F" w14:textId="77777777" w:rsidR="00B42BB2" w:rsidRPr="00AC3990" w:rsidRDefault="00B42BB2" w:rsidP="00C45FEB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FERITE E TAGLI</w:t>
            </w:r>
          </w:p>
        </w:tc>
      </w:tr>
      <w:tr w:rsidR="00B42BB2" w:rsidRPr="00B14734" w14:paraId="52DFECA9" w14:textId="77777777" w:rsidTr="00C45F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8B9535D" w14:textId="77777777" w:rsidR="00B42BB2" w:rsidRPr="006C1934" w:rsidRDefault="00B42BB2" w:rsidP="00C45FEB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DC5E5" w14:textId="39A1778F" w:rsidR="007A7E8F" w:rsidRPr="007A7E8F" w:rsidRDefault="007A7E8F" w:rsidP="007A7E8F">
            <w:pPr>
              <w:suppressAutoHyphens w:val="0"/>
              <w:autoSpaceDN/>
              <w:textAlignment w:val="auto"/>
              <w:rPr>
                <w:color w:val="111111"/>
                <w:sz w:val="20"/>
                <w:szCs w:val="20"/>
              </w:rPr>
            </w:pPr>
            <w:r>
              <w:rPr>
                <w:color w:val="111111"/>
                <w:sz w:val="20"/>
                <w:szCs w:val="20"/>
              </w:rPr>
              <w:t>PRIMA DI UTILIZZARE LA MACCHINA ELETTRICA PRENDERE VISIONE DELLE ISTRUZIONI RIPORTATE NEL MANUALE D’USO E MANUTENZIONE</w:t>
            </w:r>
          </w:p>
          <w:p w14:paraId="34D025B8" w14:textId="77777777" w:rsidR="00B42BB2" w:rsidRDefault="007A7E8F" w:rsidP="00B42BB2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Rispettare la velocità indicata dal costruttore, non superare i limiti stabiliti</w:t>
            </w:r>
          </w:p>
          <w:p w14:paraId="11283F00" w14:textId="77777777" w:rsidR="007A7E8F" w:rsidRDefault="007A7E8F" w:rsidP="00B42BB2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Verificare dal manuale i requisiti che bisogna soddisfare per l’utilizzo della macchina (es. patente di guida) </w:t>
            </w:r>
          </w:p>
          <w:p w14:paraId="4251DA1B" w14:textId="51F35028" w:rsidR="00652884" w:rsidRDefault="00652884" w:rsidP="0065288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652884">
              <w:rPr>
                <w:sz w:val="20"/>
                <w:szCs w:val="20"/>
              </w:rPr>
              <w:t xml:space="preserve"> Usare il veicolo in modo responsabile e mantenerlo in condizioni operative di sicurezza.</w:t>
            </w:r>
          </w:p>
          <w:p w14:paraId="32FDE41E" w14:textId="77777777" w:rsidR="00652884" w:rsidRDefault="00652884" w:rsidP="0065288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652884">
              <w:rPr>
                <w:sz w:val="20"/>
                <w:szCs w:val="20"/>
              </w:rPr>
              <w:t>Leggere ed osservare tutti i segnali di avviso e le etichette di istruzione per il funzionamento applicati al veicolo.</w:t>
            </w:r>
          </w:p>
          <w:p w14:paraId="793B6DD5" w14:textId="77777777" w:rsidR="00652884" w:rsidRDefault="00652884" w:rsidP="0065288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652884">
              <w:rPr>
                <w:sz w:val="20"/>
                <w:szCs w:val="20"/>
              </w:rPr>
              <w:t>Seguire tutte le norme di sicurezza stabilite nell’area d’uso del veicolo.</w:t>
            </w:r>
          </w:p>
          <w:p w14:paraId="53C52A8C" w14:textId="77777777" w:rsidR="00652884" w:rsidRDefault="00652884" w:rsidP="0065288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652884">
              <w:rPr>
                <w:sz w:val="20"/>
                <w:szCs w:val="20"/>
              </w:rPr>
              <w:t>In caso di pericolo di fulmini, allontanarsi dal veicolo.</w:t>
            </w:r>
          </w:p>
          <w:p w14:paraId="0806EBCB" w14:textId="7E56F04F" w:rsidR="00652884" w:rsidRDefault="00652884" w:rsidP="0065288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652884">
              <w:rPr>
                <w:sz w:val="20"/>
                <w:szCs w:val="20"/>
              </w:rPr>
              <w:t>Ridurre la velocità in caso di terreno o condizioni non favorevoli.</w:t>
            </w:r>
          </w:p>
          <w:p w14:paraId="5CFAD551" w14:textId="77777777" w:rsidR="00652884" w:rsidRDefault="00652884" w:rsidP="0065288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652884">
              <w:rPr>
                <w:sz w:val="20"/>
                <w:szCs w:val="20"/>
              </w:rPr>
              <w:t>Utilizzare i freni per controllare la velocità su pendenze ripide</w:t>
            </w:r>
          </w:p>
          <w:p w14:paraId="72714EB4" w14:textId="77777777" w:rsidR="00652884" w:rsidRDefault="00652884" w:rsidP="0065288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652884">
              <w:rPr>
                <w:sz w:val="20"/>
                <w:szCs w:val="20"/>
              </w:rPr>
              <w:t>Mantenere un’adeguata distanza tra i veicoli.</w:t>
            </w:r>
          </w:p>
          <w:p w14:paraId="39C895B1" w14:textId="5F236BDC" w:rsidR="00652884" w:rsidRDefault="00652884" w:rsidP="0065288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652884">
              <w:rPr>
                <w:sz w:val="20"/>
                <w:szCs w:val="20"/>
              </w:rPr>
              <w:t>Ridurre la velocità su terreni bagnati.</w:t>
            </w:r>
          </w:p>
          <w:p w14:paraId="0B6003AB" w14:textId="77777777" w:rsidR="00652884" w:rsidRDefault="00652884" w:rsidP="0065288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652884">
              <w:rPr>
                <w:sz w:val="20"/>
                <w:szCs w:val="20"/>
              </w:rPr>
              <w:t>Usare la massima cautela quando si affrontano curve a gomito o cieche.</w:t>
            </w:r>
          </w:p>
          <w:p w14:paraId="24E2F1B8" w14:textId="77777777" w:rsidR="00652884" w:rsidRDefault="00652884" w:rsidP="0065288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652884">
              <w:rPr>
                <w:sz w:val="20"/>
                <w:szCs w:val="20"/>
              </w:rPr>
              <w:t>Usare la massima cautela quando si guida su terreni allentati.</w:t>
            </w:r>
          </w:p>
          <w:p w14:paraId="471D8139" w14:textId="77777777" w:rsidR="00652884" w:rsidRDefault="00652884" w:rsidP="0065288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652884">
              <w:rPr>
                <w:sz w:val="20"/>
                <w:szCs w:val="20"/>
              </w:rPr>
              <w:t>Usare la massima cautela quando si guida in aree frequentate da pedoni.</w:t>
            </w:r>
          </w:p>
          <w:p w14:paraId="03C4280D" w14:textId="070F3422" w:rsidR="00652884" w:rsidRDefault="00652884" w:rsidP="0065288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652884">
              <w:rPr>
                <w:sz w:val="20"/>
                <w:szCs w:val="20"/>
              </w:rPr>
              <w:t xml:space="preserve">Eseguire </w:t>
            </w:r>
            <w:proofErr w:type="gramStart"/>
            <w:r w:rsidRPr="00652884">
              <w:rPr>
                <w:sz w:val="20"/>
                <w:szCs w:val="20"/>
              </w:rPr>
              <w:t>la  manutenzione</w:t>
            </w:r>
            <w:proofErr w:type="gramEnd"/>
            <w:r w:rsidRPr="00652884">
              <w:rPr>
                <w:sz w:val="20"/>
                <w:szCs w:val="20"/>
              </w:rPr>
              <w:t xml:space="preserve">  del  veicolo  conformemente  al  programma  di  manutenzione  periodica  consigliato  dal</w:t>
            </w:r>
            <w:r>
              <w:rPr>
                <w:sz w:val="20"/>
                <w:szCs w:val="20"/>
              </w:rPr>
              <w:t xml:space="preserve"> </w:t>
            </w:r>
            <w:r w:rsidRPr="00652884">
              <w:rPr>
                <w:sz w:val="20"/>
                <w:szCs w:val="20"/>
              </w:rPr>
              <w:t>costruttore.</w:t>
            </w:r>
          </w:p>
          <w:p w14:paraId="238654CC" w14:textId="77777777" w:rsidR="00652884" w:rsidRDefault="00652884" w:rsidP="0065288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652884">
              <w:rPr>
                <w:sz w:val="20"/>
                <w:szCs w:val="20"/>
              </w:rPr>
              <w:t>Assicurarsi che i meccanici addetti alle riparazioni siano adeguatamente addestrati e qualificati.</w:t>
            </w:r>
          </w:p>
          <w:p w14:paraId="4C72D8FC" w14:textId="77777777" w:rsidR="00652884" w:rsidRDefault="00652884" w:rsidP="0065288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652884">
              <w:rPr>
                <w:sz w:val="20"/>
                <w:szCs w:val="20"/>
              </w:rPr>
              <w:t>Seguire le direttive del costruttore per l'esecuzione degli interventi di manutenzione sul veicolo.</w:t>
            </w:r>
          </w:p>
          <w:p w14:paraId="247A68B2" w14:textId="77777777" w:rsidR="00652884" w:rsidRDefault="00652884" w:rsidP="0065288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652884">
              <w:rPr>
                <w:sz w:val="20"/>
                <w:szCs w:val="20"/>
              </w:rPr>
              <w:t>Isolare tutti gli attrezzi nell’area della batteria per evitare scintille o l’esplosione della batteria, dovuti a corto</w:t>
            </w:r>
            <w:r>
              <w:rPr>
                <w:sz w:val="20"/>
                <w:szCs w:val="20"/>
              </w:rPr>
              <w:t xml:space="preserve"> </w:t>
            </w:r>
            <w:r w:rsidRPr="00652884">
              <w:rPr>
                <w:sz w:val="20"/>
                <w:szCs w:val="20"/>
              </w:rPr>
              <w:t>circuito</w:t>
            </w:r>
            <w:r>
              <w:rPr>
                <w:sz w:val="20"/>
                <w:szCs w:val="20"/>
              </w:rPr>
              <w:t xml:space="preserve"> </w:t>
            </w:r>
            <w:r w:rsidRPr="00652884">
              <w:rPr>
                <w:sz w:val="20"/>
                <w:szCs w:val="20"/>
              </w:rPr>
              <w:t>dei morsetti della batteria o dei relativi cavi.</w:t>
            </w:r>
          </w:p>
          <w:p w14:paraId="243BD3A6" w14:textId="77777777" w:rsidR="00652884" w:rsidRDefault="00652884" w:rsidP="0065288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652884">
              <w:rPr>
                <w:sz w:val="20"/>
                <w:szCs w:val="20"/>
              </w:rPr>
              <w:t>Controllare la polarità di ogni morsetto della batteria, e ricollegare quest’ultima correttamente.</w:t>
            </w:r>
          </w:p>
          <w:p w14:paraId="14E92E04" w14:textId="5B313A23" w:rsidR="00652884" w:rsidRDefault="00652884" w:rsidP="0065288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652884">
              <w:rPr>
                <w:sz w:val="20"/>
                <w:szCs w:val="20"/>
              </w:rPr>
              <w:t>Indossare occhiali di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 w:rsidRPr="00652884">
              <w:rPr>
                <w:sz w:val="20"/>
                <w:szCs w:val="20"/>
              </w:rPr>
              <w:t>sicurezza  quando</w:t>
            </w:r>
            <w:proofErr w:type="gramEnd"/>
            <w:r w:rsidRPr="00652884">
              <w:rPr>
                <w:sz w:val="20"/>
                <w:szCs w:val="20"/>
              </w:rPr>
              <w:t xml:space="preserve">  si</w:t>
            </w:r>
            <w:r>
              <w:rPr>
                <w:sz w:val="20"/>
                <w:szCs w:val="20"/>
              </w:rPr>
              <w:t xml:space="preserve"> </w:t>
            </w:r>
            <w:r w:rsidRPr="00652884">
              <w:rPr>
                <w:sz w:val="20"/>
                <w:szCs w:val="20"/>
              </w:rPr>
              <w:t>interviene sul veicolo.</w:t>
            </w:r>
          </w:p>
          <w:p w14:paraId="36721D6F" w14:textId="0A9042C2" w:rsidR="00652884" w:rsidRPr="00652884" w:rsidRDefault="00652884" w:rsidP="0065288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652884">
              <w:rPr>
                <w:sz w:val="20"/>
                <w:szCs w:val="20"/>
              </w:rPr>
              <w:t>Fare molta attenzione</w:t>
            </w:r>
            <w:r>
              <w:rPr>
                <w:sz w:val="20"/>
                <w:szCs w:val="20"/>
              </w:rPr>
              <w:t xml:space="preserve"> </w:t>
            </w:r>
            <w:r w:rsidRPr="00652884">
              <w:rPr>
                <w:sz w:val="20"/>
                <w:szCs w:val="20"/>
              </w:rPr>
              <w:t>quando si interviene nelle</w:t>
            </w:r>
            <w:r>
              <w:rPr>
                <w:sz w:val="20"/>
                <w:szCs w:val="20"/>
              </w:rPr>
              <w:t xml:space="preserve"> </w:t>
            </w:r>
            <w:r w:rsidRPr="00652884">
              <w:rPr>
                <w:sz w:val="20"/>
                <w:szCs w:val="20"/>
              </w:rPr>
              <w:t>adiacenze delle batterie equando si usano solventi o aria compressa.</w:t>
            </w:r>
            <w:r>
              <w:rPr>
                <w:sz w:val="20"/>
                <w:szCs w:val="20"/>
              </w:rPr>
              <w:t xml:space="preserve"> </w:t>
            </w:r>
            <w:r w:rsidRPr="00652884">
              <w:rPr>
                <w:sz w:val="20"/>
                <w:szCs w:val="20"/>
              </w:rPr>
              <w:t>Per ridurre il rischio di formazione di archi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 w:rsidRPr="00652884">
              <w:rPr>
                <w:sz w:val="20"/>
                <w:szCs w:val="20"/>
              </w:rPr>
              <w:t>elettrici,  che</w:t>
            </w:r>
            <w:proofErr w:type="gramEnd"/>
            <w:r w:rsidRPr="00652884">
              <w:rPr>
                <w:sz w:val="20"/>
                <w:szCs w:val="20"/>
              </w:rPr>
              <w:t xml:space="preserve">  potrebbero  provocare</w:t>
            </w:r>
            <w:r>
              <w:rPr>
                <w:sz w:val="20"/>
                <w:szCs w:val="20"/>
              </w:rPr>
              <w:t xml:space="preserve"> l</w:t>
            </w:r>
            <w:r w:rsidRPr="00652884">
              <w:rPr>
                <w:sz w:val="20"/>
                <w:szCs w:val="20"/>
              </w:rPr>
              <w:t>’esplosione della batteria, disattivare tutti i</w:t>
            </w:r>
            <w:r>
              <w:rPr>
                <w:sz w:val="20"/>
                <w:szCs w:val="20"/>
              </w:rPr>
              <w:t xml:space="preserve"> </w:t>
            </w:r>
            <w:r w:rsidRPr="00652884">
              <w:rPr>
                <w:sz w:val="20"/>
                <w:szCs w:val="20"/>
              </w:rPr>
              <w:t>carichi elettrici dalla batteria prima di</w:t>
            </w:r>
            <w:r>
              <w:rPr>
                <w:sz w:val="20"/>
                <w:szCs w:val="20"/>
              </w:rPr>
              <w:t xml:space="preserve"> </w:t>
            </w:r>
            <w:r w:rsidRPr="00652884">
              <w:rPr>
                <w:sz w:val="20"/>
                <w:szCs w:val="20"/>
              </w:rPr>
              <w:t>rimuovere i cavi della batteria</w:t>
            </w:r>
          </w:p>
        </w:tc>
      </w:tr>
      <w:tr w:rsidR="00B42BB2" w:rsidRPr="00927E8F" w14:paraId="1FB13085" w14:textId="77777777" w:rsidTr="00C45FEB">
        <w:trPr>
          <w:trHeight w:val="1911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86F837" w14:textId="77777777" w:rsidR="00B42BB2" w:rsidRPr="006C1934" w:rsidRDefault="00B42BB2" w:rsidP="00C45FEB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D5A9B" w14:textId="77777777" w:rsidR="00B42BB2" w:rsidRDefault="00B42BB2" w:rsidP="00C45FEB">
            <w:ins w:id="2" w:author="Lionel" w:date="2019-02-04T17:57:00Z">
              <w:r w:rsidRPr="008D76AD">
                <w:rPr>
                  <w:noProof/>
                </w:rPr>
                <w:drawing>
                  <wp:anchor distT="0" distB="0" distL="114300" distR="114300" simplePos="0" relativeHeight="251659264" behindDoc="0" locked="0" layoutInCell="1" allowOverlap="1" wp14:anchorId="5D532D15" wp14:editId="5AF55578">
                    <wp:simplePos x="0" y="0"/>
                    <wp:positionH relativeFrom="column">
                      <wp:posOffset>1303020</wp:posOffset>
                    </wp:positionH>
                    <wp:positionV relativeFrom="paragraph">
                      <wp:posOffset>-5080</wp:posOffset>
                    </wp:positionV>
                    <wp:extent cx="1313815" cy="467995"/>
                    <wp:effectExtent l="0" t="0" r="635" b="8255"/>
                    <wp:wrapSquare wrapText="bothSides"/>
                    <wp:docPr id="132" name="Immagine 45" descr="E17123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5" descr="E17123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3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60288" behindDoc="1" locked="0" layoutInCell="1" allowOverlap="1" wp14:anchorId="10DCCA71" wp14:editId="014F0F78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635" b="8255"/>
                    <wp:wrapNone/>
                    <wp:docPr id="12" name="Immagine 12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14:paraId="7BB9B343" w14:textId="77777777" w:rsidR="00B42BB2" w:rsidRDefault="00B42BB2" w:rsidP="00C45FEB"/>
          <w:p w14:paraId="1E1F1212" w14:textId="77777777" w:rsidR="00B42BB2" w:rsidRDefault="00B42BB2" w:rsidP="00C45FEB"/>
          <w:p w14:paraId="3DD496FD" w14:textId="77777777" w:rsidR="00B42BB2" w:rsidRPr="00927E8F" w:rsidRDefault="00B42BB2" w:rsidP="00C45FEB"/>
        </w:tc>
      </w:tr>
      <w:tr w:rsidR="00B42BB2" w:rsidRPr="00B14734" w14:paraId="60F620BF" w14:textId="77777777" w:rsidTr="00C45F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B9F122A" w14:textId="77777777" w:rsidR="00B42BB2" w:rsidRDefault="00B42BB2" w:rsidP="00C45FEB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88C9C5" w14:textId="393A670D" w:rsidR="00B42BB2" w:rsidRDefault="00B42BB2" w:rsidP="00C45FEB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B71581">
              <w:rPr>
                <w:noProof/>
                <w:sz w:val="20"/>
                <w:szCs w:val="20"/>
              </w:rPr>
              <w:t>Scarpa di sicurezza (EN ISO 20345)</w:t>
            </w:r>
          </w:p>
          <w:p w14:paraId="109031DF" w14:textId="05A2DDB1" w:rsidR="00652884" w:rsidRDefault="00652884" w:rsidP="00652884">
            <w:p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In caso di manutenzione</w:t>
            </w:r>
          </w:p>
          <w:p w14:paraId="2AB175CA" w14:textId="77777777" w:rsidR="00B42BB2" w:rsidRDefault="00B42BB2" w:rsidP="00C45FEB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366EC5">
              <w:rPr>
                <w:noProof/>
                <w:sz w:val="20"/>
                <w:szCs w:val="20"/>
              </w:rPr>
              <w:t>Guanti di protezione contro rischi meccanici (EN 388)</w:t>
            </w:r>
          </w:p>
          <w:p w14:paraId="33A5212A" w14:textId="349025C1" w:rsidR="00B42BB2" w:rsidRPr="00B14734" w:rsidRDefault="00B42BB2" w:rsidP="00C45FEB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 </w:t>
            </w:r>
            <w:r w:rsidR="00652884">
              <w:rPr>
                <w:noProof/>
                <w:sz w:val="20"/>
                <w:szCs w:val="20"/>
              </w:rPr>
              <w:t xml:space="preserve">Occhiali protettivi </w:t>
            </w:r>
          </w:p>
        </w:tc>
      </w:tr>
    </w:tbl>
    <w:p w14:paraId="71E17B3F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UILight">
    <w:altName w:val="Segoe UI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A3C75"/>
    <w:multiLevelType w:val="hybridMultilevel"/>
    <w:tmpl w:val="21041FD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3639C"/>
    <w:multiLevelType w:val="hybridMultilevel"/>
    <w:tmpl w:val="5EA077B8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cs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cs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cs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cs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cs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cs="Wingdings" w:hint="default"/>
      </w:rPr>
    </w:lvl>
  </w:abstractNum>
  <w:num w:numId="1" w16cid:durableId="193353395">
    <w:abstractNumId w:val="0"/>
  </w:num>
  <w:num w:numId="2" w16cid:durableId="2106340273">
    <w:abstractNumId w:val="2"/>
  </w:num>
  <w:num w:numId="3" w16cid:durableId="176380071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BB2"/>
    <w:rsid w:val="004F4F70"/>
    <w:rsid w:val="00652884"/>
    <w:rsid w:val="007A7E8F"/>
    <w:rsid w:val="00B42BB2"/>
    <w:rsid w:val="00E96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FB889"/>
  <w15:chartTrackingRefBased/>
  <w15:docId w15:val="{69D951AD-D885-44FB-90AE-FDAAEC68E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B42BB2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B42BB2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B42BB2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B42BB2"/>
    <w:pPr>
      <w:ind w:left="720"/>
      <w:contextualSpacing/>
    </w:pPr>
  </w:style>
  <w:style w:type="character" w:customStyle="1" w:styleId="fontstyle01">
    <w:name w:val="fontstyle01"/>
    <w:basedOn w:val="Carpredefinitoparagrafo"/>
    <w:rsid w:val="00B42BB2"/>
    <w:rPr>
      <w:rFonts w:ascii="SegoeUILight" w:hAnsi="SegoeUILight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3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2</cp:revision>
  <dcterms:created xsi:type="dcterms:W3CDTF">2022-04-19T10:04:00Z</dcterms:created>
  <dcterms:modified xsi:type="dcterms:W3CDTF">2022-04-19T10:04:00Z</dcterms:modified>
</cp:coreProperties>
</file>