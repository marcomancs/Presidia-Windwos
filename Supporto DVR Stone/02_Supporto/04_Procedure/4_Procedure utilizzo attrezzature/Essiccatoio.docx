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A7C0E" w:rsidRPr="00FE26E4" w14:paraId="3E69FECE" w14:textId="77777777" w:rsidTr="0057204F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DE337C" w14:textId="56D842B2" w:rsidR="00EA7C0E" w:rsidRPr="00FE26E4" w:rsidRDefault="00EA7C0E" w:rsidP="0057204F">
            <w:pPr>
              <w:pStyle w:val="Titolo3"/>
            </w:pPr>
            <w:bookmarkStart w:id="0" w:name="_Toc73372954"/>
            <w:r>
              <w:t xml:space="preserve">ATTREZZATURE: </w:t>
            </w:r>
            <w:bookmarkEnd w:id="0"/>
            <w:r>
              <w:t xml:space="preserve">ESSICCATOIO </w:t>
            </w:r>
          </w:p>
        </w:tc>
      </w:tr>
      <w:tr w:rsidR="00EA7C0E" w:rsidRPr="00671D56" w14:paraId="60DA6606" w14:textId="77777777" w:rsidTr="0057204F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60E7C0" w14:textId="77777777" w:rsidR="00EA7C0E" w:rsidRPr="006C1934" w:rsidRDefault="00EA7C0E" w:rsidP="0057204F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76C18" w14:textId="77777777" w:rsidR="00EA7C0E" w:rsidRDefault="00EA7C0E" w:rsidP="0057204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2CEAA92A" w14:textId="77777777" w:rsidR="00EA7C0E" w:rsidRDefault="00EA7C0E" w:rsidP="0057204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41687EEF" w14:textId="77777777" w:rsidR="00EA7C0E" w:rsidRPr="00671D56" w:rsidRDefault="00EA7C0E" w:rsidP="0057204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EA7C0E" w:rsidRPr="00671D56" w14:paraId="623FC220" w14:textId="77777777" w:rsidTr="0057204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88CDCB" w14:textId="77777777" w:rsidR="00EA7C0E" w:rsidRPr="006C1934" w:rsidRDefault="00EA7C0E" w:rsidP="0057204F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BC7E0" w14:textId="77777777" w:rsidR="00EA7C0E" w:rsidRPr="00671D56" w:rsidRDefault="00EA7C0E" w:rsidP="0057204F">
            <w:pPr>
              <w:rPr>
                <w:bCs/>
                <w:iCs/>
                <w:sz w:val="20"/>
                <w:szCs w:val="20"/>
              </w:rPr>
            </w:pPr>
            <w:r w:rsidRPr="00671D56">
              <w:rPr>
                <w:bCs/>
                <w:iCs/>
                <w:sz w:val="20"/>
                <w:szCs w:val="20"/>
              </w:rPr>
              <w:t>Lavoratori</w:t>
            </w:r>
          </w:p>
        </w:tc>
      </w:tr>
      <w:tr w:rsidR="00EA7C0E" w:rsidRPr="00556339" w14:paraId="20EDF646" w14:textId="77777777" w:rsidTr="0057204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3073917" w14:textId="77777777" w:rsidR="00EA7C0E" w:rsidRPr="006C1934" w:rsidRDefault="00EA7C0E" w:rsidP="0057204F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5FDAD" w14:textId="77777777" w:rsidR="00EA7C0E" w:rsidRDefault="00EA7C0E" w:rsidP="0057204F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14:paraId="578192EA" w14:textId="77777777" w:rsidR="00EA7C0E" w:rsidRPr="00556339" w:rsidRDefault="00EA7C0E" w:rsidP="0057204F">
            <w:pPr>
              <w:rPr>
                <w:szCs w:val="22"/>
              </w:rPr>
            </w:pPr>
            <w:r w:rsidRPr="00DB3D01">
              <w:rPr>
                <w:caps/>
                <w:sz w:val="20"/>
                <w:szCs w:val="20"/>
              </w:rPr>
              <w:t>SCIVOLAMENTO</w:t>
            </w:r>
          </w:p>
        </w:tc>
      </w:tr>
      <w:tr w:rsidR="00EA7C0E" w:rsidRPr="005B440D" w14:paraId="152C1536" w14:textId="77777777" w:rsidTr="0057204F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0D980B" w14:textId="77777777" w:rsidR="00EA7C0E" w:rsidRPr="006C1934" w:rsidRDefault="00EA7C0E" w:rsidP="0057204F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E90A8" w14:textId="77777777" w:rsidR="00D54850" w:rsidRPr="00D54850" w:rsidRDefault="00EA7C0E" w:rsidP="00D54850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Cs w:val="22"/>
              </w:rPr>
            </w:pPr>
            <w:r w:rsidRPr="00D54850">
              <w:rPr>
                <w:szCs w:val="22"/>
              </w:rPr>
              <w:t xml:space="preserve">Prima </w:t>
            </w:r>
            <w:r w:rsidR="003641B9" w:rsidRPr="00D54850">
              <w:rPr>
                <w:szCs w:val="22"/>
              </w:rPr>
              <w:t xml:space="preserve">di utilizzare l’essiccatoio leggere e consultare il manuale d’uso e manutenzione dell’attrezzatura. </w:t>
            </w:r>
          </w:p>
          <w:p w14:paraId="65D5B1EC" w14:textId="772CBE54" w:rsidR="003641B9" w:rsidRPr="00D54850" w:rsidRDefault="003641B9" w:rsidP="00D54850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Cs w:val="22"/>
              </w:rPr>
            </w:pPr>
            <w:r w:rsidRPr="00D54850">
              <w:rPr>
                <w:szCs w:val="22"/>
              </w:rPr>
              <w:t>Prima di installare l'essiccatoio, controllare che non vi siano danni visibili.</w:t>
            </w:r>
            <w:r w:rsidRPr="00D54850">
              <w:rPr>
                <w:szCs w:val="22"/>
              </w:rPr>
              <w:br/>
              <w:t xml:space="preserve">Non installare né mettere in funzione l'essiccatoio se presenta dei danni. </w:t>
            </w:r>
          </w:p>
          <w:p w14:paraId="70FE007D" w14:textId="1A50457D" w:rsidR="003641B9" w:rsidRDefault="003641B9" w:rsidP="003641B9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Cs w:val="22"/>
              </w:rPr>
            </w:pPr>
            <w:r>
              <w:rPr>
                <w:szCs w:val="22"/>
              </w:rPr>
              <w:t xml:space="preserve">La sicurezza elettrica dell’essiccatoio </w:t>
            </w:r>
            <w:r w:rsidR="00D54850">
              <w:rPr>
                <w:szCs w:val="22"/>
              </w:rPr>
              <w:t xml:space="preserve">è garantita solo in presenza di un regolare conduttore di protezione. </w:t>
            </w:r>
          </w:p>
          <w:p w14:paraId="148698B1" w14:textId="371E10B9" w:rsidR="00D54850" w:rsidRDefault="00D54850" w:rsidP="003641B9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Cs w:val="22"/>
              </w:rPr>
            </w:pPr>
            <w:r>
              <w:rPr>
                <w:szCs w:val="22"/>
              </w:rPr>
              <w:t xml:space="preserve">La macchina deve essere allacciata a un impianto elettrico effettuato a regola d’arte e nel rispetto delle vigenti norme nazionali. </w:t>
            </w:r>
          </w:p>
          <w:p w14:paraId="17744B99" w14:textId="039394AA" w:rsidR="00D54850" w:rsidRDefault="00D54850" w:rsidP="003641B9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Cs w:val="22"/>
              </w:rPr>
            </w:pPr>
            <w:r>
              <w:rPr>
                <w:szCs w:val="22"/>
              </w:rPr>
              <w:t xml:space="preserve">Non allacciare l’essiccatoio a prolunghe, prese multiple o simili. </w:t>
            </w:r>
          </w:p>
          <w:p w14:paraId="4FBAEF96" w14:textId="580B32C0" w:rsidR="00D54850" w:rsidRPr="005B440D" w:rsidRDefault="00D54850" w:rsidP="003641B9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Cs w:val="22"/>
              </w:rPr>
            </w:pPr>
            <w:r>
              <w:rPr>
                <w:szCs w:val="22"/>
              </w:rPr>
              <w:t xml:space="preserve">L’aria aspirata per l’asciugatura viene sottratta all’aria ambiente, arieggiare sempre a sufficienza il locale dove è in funzione l’essiccatoio. </w:t>
            </w:r>
          </w:p>
          <w:p w14:paraId="3BDE44F0" w14:textId="77777777" w:rsidR="00EA7C0E" w:rsidRDefault="00D54850" w:rsidP="00EA7C0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Cs w:val="22"/>
              </w:rPr>
            </w:pPr>
            <w:r>
              <w:rPr>
                <w:szCs w:val="22"/>
              </w:rPr>
              <w:t xml:space="preserve">Verificare il carico massimo che l’essiccatoio può portare </w:t>
            </w:r>
          </w:p>
          <w:p w14:paraId="15B3D910" w14:textId="77777777" w:rsidR="00D54850" w:rsidRDefault="00D54850" w:rsidP="00EA7C0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Cs w:val="22"/>
              </w:rPr>
            </w:pPr>
            <w:r>
              <w:rPr>
                <w:szCs w:val="22"/>
              </w:rPr>
              <w:t xml:space="preserve">Non appoggiarsi o far forza sullo sportello. L’essiccatoio potrebbe ribaltarsi e ferire l’utente </w:t>
            </w:r>
          </w:p>
          <w:p w14:paraId="6DC6F4B9" w14:textId="77777777" w:rsidR="00D54850" w:rsidRDefault="00D54850" w:rsidP="00EA7C0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Cs w:val="22"/>
              </w:rPr>
            </w:pPr>
            <w:r>
              <w:rPr>
                <w:szCs w:val="22"/>
              </w:rPr>
              <w:t xml:space="preserve">Chiudere lo sportello al termine di ogni ciclo di asciugatura </w:t>
            </w:r>
          </w:p>
          <w:p w14:paraId="062A05C5" w14:textId="7A85CD22" w:rsidR="00D54850" w:rsidRPr="005B440D" w:rsidRDefault="00D54850" w:rsidP="00EA7C0E">
            <w:pPr>
              <w:numPr>
                <w:ilvl w:val="0"/>
                <w:numId w:val="1"/>
              </w:numPr>
              <w:suppressAutoHyphens w:val="0"/>
              <w:autoSpaceDN/>
              <w:jc w:val="both"/>
              <w:textAlignment w:val="auto"/>
              <w:rPr>
                <w:szCs w:val="22"/>
              </w:rPr>
            </w:pPr>
            <w:r>
              <w:rPr>
                <w:szCs w:val="22"/>
              </w:rPr>
              <w:t xml:space="preserve">Tenere sempre pulito da polvere e impurità l’ambiente di installazione dell’essiccatoio </w:t>
            </w:r>
          </w:p>
        </w:tc>
      </w:tr>
      <w:tr w:rsidR="00EA7C0E" w:rsidRPr="00F22027" w14:paraId="681B1D37" w14:textId="77777777" w:rsidTr="0057204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7366666" w14:textId="77777777" w:rsidR="00EA7C0E" w:rsidRPr="006C1934" w:rsidRDefault="00EA7C0E" w:rsidP="0057204F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33038" w14:textId="77777777" w:rsidR="00EA7C0E" w:rsidRDefault="00EA7C0E" w:rsidP="0057204F">
            <w:ins w:id="1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648B5685" wp14:editId="50832B52">
                    <wp:simplePos x="0" y="0"/>
                    <wp:positionH relativeFrom="column">
                      <wp:posOffset>2593340</wp:posOffset>
                    </wp:positionH>
                    <wp:positionV relativeFrom="paragraph">
                      <wp:posOffset>7620</wp:posOffset>
                    </wp:positionV>
                    <wp:extent cx="1310640" cy="467995"/>
                    <wp:effectExtent l="0" t="0" r="0" b="0"/>
                    <wp:wrapNone/>
                    <wp:docPr id="29" name="Immagine 29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640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5321BE0E" wp14:editId="5085140C">
                    <wp:simplePos x="0" y="0"/>
                    <wp:positionH relativeFrom="column">
                      <wp:posOffset>1275080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0" b="0"/>
                    <wp:wrapSquare wrapText="bothSides"/>
                    <wp:docPr id="28" name="Immagine 28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61312" behindDoc="1" locked="0" layoutInCell="1" allowOverlap="1" wp14:anchorId="1C5EFEF5" wp14:editId="0367B461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27" name="Immagine 27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5E5DB407" w14:textId="77777777" w:rsidR="00EA7C0E" w:rsidRDefault="00EA7C0E" w:rsidP="0057204F"/>
          <w:p w14:paraId="4BD048A9" w14:textId="77777777" w:rsidR="00EA7C0E" w:rsidRDefault="00EA7C0E" w:rsidP="0057204F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C7FA9A2" wp14:editId="089B6EC4">
                  <wp:simplePos x="0" y="0"/>
                  <wp:positionH relativeFrom="column">
                    <wp:posOffset>1271270</wp:posOffset>
                  </wp:positionH>
                  <wp:positionV relativeFrom="paragraph">
                    <wp:posOffset>122555</wp:posOffset>
                  </wp:positionV>
                  <wp:extent cx="1313815" cy="467995"/>
                  <wp:effectExtent l="0" t="0" r="0" b="0"/>
                  <wp:wrapSquare wrapText="bothSides"/>
                  <wp:docPr id="26" name="Immagine 26" descr="E18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8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ins w:id="3" w:author="Lionel" w:date="2019-02-05T10:37:00Z">
              <w:r>
                <w:rPr>
                  <w:noProof/>
                </w:rPr>
                <w:drawing>
                  <wp:anchor distT="0" distB="0" distL="114300" distR="114300" simplePos="0" relativeHeight="251663360" behindDoc="1" locked="0" layoutInCell="1" allowOverlap="1" wp14:anchorId="4DF5108C" wp14:editId="4D889F4E">
                    <wp:simplePos x="0" y="0"/>
                    <wp:positionH relativeFrom="column">
                      <wp:posOffset>-36195</wp:posOffset>
                    </wp:positionH>
                    <wp:positionV relativeFrom="paragraph">
                      <wp:posOffset>114300</wp:posOffset>
                    </wp:positionV>
                    <wp:extent cx="1313815" cy="467995"/>
                    <wp:effectExtent l="0" t="0" r="0" b="0"/>
                    <wp:wrapNone/>
                    <wp:docPr id="25" name="Immagine 25" descr="E1883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4" descr="E1883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10804640" w14:textId="77777777" w:rsidR="00EA7C0E" w:rsidRDefault="00EA7C0E" w:rsidP="0057204F"/>
          <w:p w14:paraId="2413CA56" w14:textId="77777777" w:rsidR="00EA7C0E" w:rsidRPr="00F22027" w:rsidRDefault="00EA7C0E" w:rsidP="0057204F"/>
          <w:p w14:paraId="26460ADA" w14:textId="77777777" w:rsidR="00EA7C0E" w:rsidRPr="00F22027" w:rsidRDefault="00EA7C0E" w:rsidP="0057204F">
            <w:pPr>
              <w:rPr>
                <w:sz w:val="2"/>
                <w:szCs w:val="2"/>
              </w:rPr>
            </w:pPr>
          </w:p>
        </w:tc>
      </w:tr>
      <w:tr w:rsidR="00EA7C0E" w:rsidRPr="00363F34" w14:paraId="7D91FC5C" w14:textId="77777777" w:rsidTr="0057204F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3CC6E1" w14:textId="77777777" w:rsidR="00EA7C0E" w:rsidRDefault="00EA7C0E" w:rsidP="0057204F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6A843" w14:textId="77777777" w:rsidR="00EA7C0E" w:rsidRPr="00363F34" w:rsidRDefault="00EA7C0E" w:rsidP="0057204F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 xml:space="preserve">Scarpe </w:t>
            </w:r>
            <w:r w:rsidRPr="007B1FB7">
              <w:rPr>
                <w:noProof/>
                <w:sz w:val="20"/>
                <w:szCs w:val="20"/>
              </w:rPr>
              <w:t xml:space="preserve">di sicurezza </w:t>
            </w:r>
            <w:r>
              <w:rPr>
                <w:noProof/>
                <w:sz w:val="20"/>
                <w:szCs w:val="20"/>
              </w:rPr>
              <w:t xml:space="preserve">antiscivolo </w:t>
            </w:r>
            <w:r w:rsidRPr="00DB3D01">
              <w:rPr>
                <w:bCs/>
                <w:noProof/>
                <w:sz w:val="20"/>
                <w:szCs w:val="20"/>
              </w:rPr>
              <w:t>(EN ISO 20345)</w:t>
            </w:r>
          </w:p>
        </w:tc>
      </w:tr>
    </w:tbl>
    <w:p w14:paraId="690EEC54" w14:textId="77777777" w:rsidR="000769CA" w:rsidRDefault="000769CA"/>
    <w:sectPr w:rsidR="000769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A95CCD"/>
    <w:multiLevelType w:val="hybridMultilevel"/>
    <w:tmpl w:val="582261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0E"/>
    <w:rsid w:val="000769CA"/>
    <w:rsid w:val="003641B9"/>
    <w:rsid w:val="00614331"/>
    <w:rsid w:val="00D54850"/>
    <w:rsid w:val="00EA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ABDC8E"/>
  <w15:chartTrackingRefBased/>
  <w15:docId w15:val="{E4402FE6-AA44-DE44-885C-0005C893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A7C0E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EA7C0E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A7C0E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3641B9"/>
    <w:pPr>
      <w:suppressAutoHyphens w:val="0"/>
      <w:autoSpaceDN/>
      <w:spacing w:before="100" w:beforeAutospacing="1" w:after="100" w:afterAutospacing="1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4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9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7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2021-07-30T07:38:00Z</dcterms:created>
  <dcterms:modified xsi:type="dcterms:W3CDTF">2021-07-30T08:12:00Z</dcterms:modified>
</cp:coreProperties>
</file>