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D6450" w:rsidTr="009A402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2D6450" w:rsidRDefault="002D6450" w:rsidP="009A4026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TRATTORE </w:t>
            </w:r>
            <w:r>
              <w:rPr>
                <w:lang w:eastAsia="en-US"/>
              </w:rPr>
              <w:t xml:space="preserve">CON ATOMIZZATORE </w:t>
            </w:r>
          </w:p>
        </w:tc>
      </w:tr>
      <w:tr w:rsidR="002D6450" w:rsidTr="009A402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2D6450" w:rsidRDefault="002D6450" w:rsidP="009A402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D6450" w:rsidTr="009A402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D6450" w:rsidTr="009A402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CESOIAMENTO E SCHIACCIAMENTO </w:t>
            </w:r>
          </w:p>
          <w:p w:rsidR="002D6450" w:rsidRDefault="002D6450" w:rsidP="009A4026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IMPIGLIAMENTO E TRASCINAMENTO </w:t>
            </w:r>
          </w:p>
          <w:p w:rsidR="002D6450" w:rsidRDefault="002D6450" w:rsidP="009A4026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INALAZIOE POLVERI, FIBRE, GAS, VAPORI </w:t>
            </w:r>
          </w:p>
          <w:p w:rsidR="002D6450" w:rsidRDefault="002D6450" w:rsidP="009A4026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RUMORE </w:t>
            </w:r>
          </w:p>
          <w:p w:rsidR="002D6450" w:rsidRDefault="002D6450" w:rsidP="009A4026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VIBRAZIONE</w:t>
            </w:r>
          </w:p>
          <w:p w:rsidR="002D6450" w:rsidRDefault="002D6450" w:rsidP="009A4026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POSTURE INCONGRUE</w:t>
            </w:r>
          </w:p>
          <w:p w:rsidR="002D6450" w:rsidRDefault="002D6450" w:rsidP="009A4026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2D6450" w:rsidRPr="008333D6" w:rsidTr="009A402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450" w:rsidRPr="00D707C1" w:rsidRDefault="002D6450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L’uso della macchina è consentito esclusivamente ad operatori adeguatamente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preparati.</w:t>
            </w:r>
          </w:p>
          <w:p w:rsidR="002D6450" w:rsidRPr="00D707C1" w:rsidRDefault="002D6450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proofErr w:type="gram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E’</w:t>
            </w:r>
            <w:proofErr w:type="gram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vietato trasportare persone o cose con la macchina.</w:t>
            </w:r>
          </w:p>
          <w:p w:rsidR="002D6450" w:rsidRPr="00D707C1" w:rsidRDefault="002D6450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mettere in funzione il nebulizzatore verificare che tutte le protezioni della trasmissione,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del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trattore e della macchina ed i dispositivi di sicurezza siano montati e funzionanti.</w:t>
            </w:r>
          </w:p>
          <w:p w:rsidR="002D6450" w:rsidRPr="00D707C1" w:rsidRDefault="002D6450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Eventuali componenti danneggiati o mancanti devono essere sostituiti ed installati correttamente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utilizzare la macchina.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proofErr w:type="gram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E’</w:t>
            </w:r>
            <w:proofErr w:type="gram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vietato manomettere i dispositivi di sicurezza.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La macchina non dovrà mai essere provata in un ambiente chius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o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onde evitare i pericoli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derivanti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dai gas di scarico del trattore.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L’operatore ha la responsabilità di impedire l’avvicinamento di persone o animali nel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raggio di azione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della macchina quando essa è in funzione.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Solo l’operatore può avvicinarsi ed esclusivamente per effettuare le necessarie regolazioni previste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dopo l’avviamento.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 ogni caso NON AVVICINARSI per alcun motivo A PARTI IN MOVIMENTO, in particolare a: albero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cardanico, pompa, altri organi di trasmissione, apparato ventilatore.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indossare abiti con cinghie, lembi o parti svolazzanti che possano costituire un aggancio in parti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rotanti.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Durante l’effettuazione dei trattamenti, è fatto obbligo di evitare che le miscele raggiungano edifici,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appezzamenti pubblici o privati, abitazioni, giardini, strade, centri sportivi o altri luoghi frequentati</w:t>
            </w:r>
            <w:r w:rsidRPr="00D707C1">
              <w:rPr>
                <w:color w:val="242021"/>
                <w:sz w:val="20"/>
                <w:szCs w:val="20"/>
              </w:rPr>
              <w:br/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da persone.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 trattamenti, in prossimità dei suddetti luoghi, devono essere effettuati in assenza di vento e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possibilmente nelle ore di prima mattinata o tarda serata.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Rispettare le norme sull’inquinamento da rumore.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Le operazioni di riempimento, preparazione e travaso della miscela devono essere condotte in modo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da evitare qualsiasi spandimento sul suolo e nelle acque.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Il riempimento del serbatoio deve essere effettuato solo indirettamente da acque aperte (fossi,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canali, </w:t>
            </w:r>
            <w:proofErr w:type="gram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ecc...</w:t>
            </w:r>
            <w:proofErr w:type="gram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) e solo a caduta libera da condutture idriche.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Il riempimento deve essere effettuato solo attraverso l’impianto descritto in questo manuale; il tubo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di pescaggio deve essere dotato di valvola di non ritorno,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Il tubo di riempimento non deve mai venire a contatto con il liquido dentro alla cisterna.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entrare nella cisterna.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Evitare l’inalazione dei gas prodotti all’interno del serbatoio.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Usare, durante i trattamenti, abiti adeguati, una mascherina protettiva per le vie respiratorie e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appositi tappi o cuffie antirumore.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proofErr w:type="gram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E’</w:t>
            </w:r>
            <w:proofErr w:type="gram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vietato il lavaggio delle attrezzature per la distribuzione degli antiparassitari nei centri abitati, in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prossimità dei corsi d’acqua, pozzi, sorgenti, fossi o fontane pubbliche.</w:t>
            </w:r>
          </w:p>
          <w:p w:rsidR="00E944AB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proofErr w:type="gram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E’</w:t>
            </w:r>
            <w:proofErr w:type="gram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fatto obbligo di disattivare il nebulizzatore durante la circolazione su strade di altrui proprietà, sia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pubbliche che private.</w:t>
            </w:r>
          </w:p>
          <w:p w:rsidR="002D6450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lastRenderedPageBreak/>
              <w:t>Il peso e la sagoma del nebulizzatore modificano in modo rilevante il comportamento stradale del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trattore; l'operatore dovrà tenerne conto nell'affrontare le curve.</w:t>
            </w:r>
          </w:p>
          <w:p w:rsidR="002D6450" w:rsidRPr="00D707C1" w:rsidRDefault="00E944AB" w:rsidP="00D707C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La macchina non può essere messa in funzione se le protezioni non sono ben fissate.</w:t>
            </w:r>
            <w:r w:rsidRPr="00D707C1">
              <w:rPr>
                <w:color w:val="242021"/>
                <w:sz w:val="20"/>
                <w:szCs w:val="20"/>
              </w:rPr>
              <w:br/>
            </w:r>
          </w:p>
          <w:p w:rsidR="002D6450" w:rsidRPr="00D707C1" w:rsidRDefault="00E944AB" w:rsidP="00D707C1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707C1">
              <w:rPr>
                <w:sz w:val="20"/>
                <w:szCs w:val="20"/>
              </w:rPr>
              <w:t xml:space="preserve">MONTAGGIO DELL’ALBERO CARDANICO </w:t>
            </w:r>
          </w:p>
          <w:p w:rsidR="00D707C1" w:rsidRPr="00D707C1" w:rsidRDefault="00E944AB" w:rsidP="00D707C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proofErr w:type="gram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E’</w:t>
            </w:r>
            <w:proofErr w:type="gram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necessario consultare preventivamente il libretto di istruzioni della ditta costruttrice del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cardano.</w:t>
            </w:r>
          </w:p>
          <w:p w:rsidR="00E944AB" w:rsidRPr="00D707C1" w:rsidRDefault="00E944AB" w:rsidP="00D707C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Utilizzare SOLO alberi cardanici marcati CE in conformità alla Direttiva Macchine e dotati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di manuale Uso e Manutenzione da seguire scrupolosamente</w:t>
            </w:r>
          </w:p>
          <w:p w:rsidR="00E944AB" w:rsidRPr="00D707C1" w:rsidRDefault="00E944AB" w:rsidP="00D707C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La lunghezza dell’albero cardanico va scelta in modo che ci sia il ricoprimento minimo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specificato nel manuale dell’albero medesimo</w:t>
            </w:r>
          </w:p>
          <w:p w:rsidR="00E944AB" w:rsidRPr="00D707C1" w:rsidRDefault="00E944AB" w:rsidP="00D707C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iniziare il lavoro assicurarsi che la trasmissione cardanica sia correttamente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fissata al trattore ed alla macchina.</w:t>
            </w:r>
          </w:p>
          <w:p w:rsidR="00E944AB" w:rsidRPr="00D707C1" w:rsidRDefault="00E944AB" w:rsidP="00D707C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L’albero cardanico non deve mai toccare </w:t>
            </w:r>
            <w:proofErr w:type="spell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nè</w:t>
            </w:r>
            <w:proofErr w:type="spell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la trattrice </w:t>
            </w:r>
            <w:proofErr w:type="spellStart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nè</w:t>
            </w:r>
            <w:proofErr w:type="spellEnd"/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il nebulizzatore quando si</w:t>
            </w:r>
            <w:r w:rsid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D707C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manovra nei filari, nei trasferimenti, ecc</w:t>
            </w:r>
            <w:r>
              <w:rPr>
                <w:rStyle w:val="fontstyle01"/>
              </w:rPr>
              <w:t>.</w:t>
            </w:r>
            <w:r w:rsidRPr="00D707C1">
              <w:rPr>
                <w:rFonts w:ascii="Helvetica-Bold" w:hAnsi="Helvetica-Bold"/>
                <w:b/>
                <w:bCs/>
                <w:color w:val="242021"/>
                <w:sz w:val="22"/>
                <w:szCs w:val="22"/>
              </w:rPr>
              <w:br/>
            </w:r>
          </w:p>
        </w:tc>
      </w:tr>
      <w:tr w:rsidR="002D6450" w:rsidTr="009A402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4AB" w:rsidRDefault="00E944AB" w:rsidP="009A4026">
            <w:pPr>
              <w:spacing w:line="256" w:lineRule="auto"/>
              <w:rPr>
                <w:lang w:eastAsia="en-US"/>
              </w:rPr>
            </w:pPr>
            <w:ins w:id="2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4384" behindDoc="0" locked="0" layoutInCell="1" allowOverlap="1" wp14:anchorId="08855A84" wp14:editId="7EEE325F">
                    <wp:simplePos x="0" y="0"/>
                    <wp:positionH relativeFrom="column">
                      <wp:posOffset>1661160</wp:posOffset>
                    </wp:positionH>
                    <wp:positionV relativeFrom="paragraph">
                      <wp:posOffset>17780</wp:posOffset>
                    </wp:positionV>
                    <wp:extent cx="1520190" cy="542925"/>
                    <wp:effectExtent l="0" t="0" r="0" b="0"/>
                    <wp:wrapSquare wrapText="bothSides"/>
                    <wp:docPr id="98" name="Immagine 11" descr="1830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 descr="1830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019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2D6450" w:rsidRDefault="00E944AB" w:rsidP="009A4026">
            <w:pPr>
              <w:spacing w:line="256" w:lineRule="auto"/>
              <w:rPr>
                <w:lang w:eastAsia="en-US"/>
              </w:rPr>
            </w:pPr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4B8F331D" wp14:editId="4FA8C536">
                    <wp:simplePos x="0" y="0"/>
                    <wp:positionH relativeFrom="column">
                      <wp:posOffset>-1668145</wp:posOffset>
                    </wp:positionH>
                    <wp:positionV relativeFrom="paragraph">
                      <wp:posOffset>-161925</wp:posOffset>
                    </wp:positionV>
                    <wp:extent cx="1524000" cy="542925"/>
                    <wp:effectExtent l="0" t="0" r="0" b="0"/>
                    <wp:wrapSquare wrapText="bothSides"/>
                    <wp:docPr id="89" name="Immagine 2" descr="E187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187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="002D6450" w:rsidRPr="00401FE2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403844B5" wp14:editId="49B0A487">
                    <wp:simplePos x="0" y="0"/>
                    <wp:positionH relativeFrom="column">
                      <wp:posOffset>1546860</wp:posOffset>
                    </wp:positionH>
                    <wp:positionV relativeFrom="paragraph">
                      <wp:posOffset>342900</wp:posOffset>
                    </wp:positionV>
                    <wp:extent cx="1546860" cy="552450"/>
                    <wp:effectExtent l="0" t="0" r="0" b="0"/>
                    <wp:wrapSquare wrapText="bothSides"/>
                    <wp:docPr id="102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4686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4" w:author="Lionel" w:date="2019-02-04T17:45:00Z">
              <w:r w:rsidR="002D6450" w:rsidRPr="00675DDD"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18A4A18B" wp14:editId="7ED60472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382905</wp:posOffset>
                    </wp:positionV>
                    <wp:extent cx="1524000" cy="542925"/>
                    <wp:effectExtent l="0" t="0" r="0" b="0"/>
                    <wp:wrapSquare wrapText="bothSides"/>
                    <wp:docPr id="86" name="Immagine 4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2D6450" w:rsidRPr="006649D3" w:rsidTr="009A402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450" w:rsidRDefault="002D6450" w:rsidP="009A402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2D6450" w:rsidRDefault="002D6450" w:rsidP="009A402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2D6450" w:rsidRDefault="002D6450" w:rsidP="009A402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2D6450" w:rsidRDefault="002D6450" w:rsidP="009A402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2D6450" w:rsidRDefault="002D6450" w:rsidP="009A402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2D6450" w:rsidRPr="006649D3" w:rsidRDefault="002D6450" w:rsidP="009A402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Tappi preformati  </w:t>
            </w:r>
          </w:p>
        </w:tc>
      </w:tr>
    </w:tbl>
    <w:bookmarkEnd w:id="1"/>
    <w:p w:rsidR="004F4F70" w:rsidRDefault="00D707C1">
      <w:r>
        <w:t xml:space="preserve"> </w:t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5FD3"/>
    <w:multiLevelType w:val="hybridMultilevel"/>
    <w:tmpl w:val="E0B645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50"/>
    <w:rsid w:val="002D6450"/>
    <w:rsid w:val="004F4F70"/>
    <w:rsid w:val="00D707C1"/>
    <w:rsid w:val="00E9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29F0"/>
  <w15:chartTrackingRefBased/>
  <w15:docId w15:val="{A53E4F5F-3430-4602-B7A1-06631F40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D645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D645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D645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2D6450"/>
    <w:rPr>
      <w:rFonts w:ascii="Helvetica-Bold" w:hAnsi="Helvetica-Bold" w:hint="default"/>
      <w:b/>
      <w:bCs/>
      <w:i w:val="0"/>
      <w:iCs w:val="0"/>
      <w:color w:val="242021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E94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2019-07-01T09:18:00Z</dcterms:created>
  <dcterms:modified xsi:type="dcterms:W3CDTF">2019-07-01T09:47:00Z</dcterms:modified>
</cp:coreProperties>
</file>