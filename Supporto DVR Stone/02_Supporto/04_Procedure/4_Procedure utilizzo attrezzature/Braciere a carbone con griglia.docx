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80BC0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80BC0" w:rsidRPr="00FE26E4" w:rsidRDefault="00F80BC0" w:rsidP="00A22AEB">
            <w:pPr>
              <w:pStyle w:val="Titolo3"/>
            </w:pPr>
            <w:bookmarkStart w:id="0" w:name="_Toc11315290"/>
            <w:r>
              <w:t>ATTREZZATURE: BRACIERE A CARBONE CON GRIGLIE</w:t>
            </w:r>
            <w:bookmarkEnd w:id="0"/>
          </w:p>
        </w:tc>
      </w:tr>
      <w:tr w:rsidR="00F80BC0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80BC0" w:rsidRPr="006C1934" w:rsidRDefault="00F80BC0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0BC0" w:rsidRDefault="00F80BC0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F80BC0" w:rsidRDefault="00F80BC0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F80BC0" w:rsidRPr="00671D56" w:rsidRDefault="00F80BC0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F80BC0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80BC0" w:rsidRPr="006C1934" w:rsidRDefault="00F80BC0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0BC0" w:rsidRPr="00AC3990" w:rsidRDefault="00F80BC0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F80BC0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80BC0" w:rsidRPr="006C1934" w:rsidRDefault="00F80BC0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0BC0" w:rsidRDefault="00F80BC0" w:rsidP="00A22A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  <w:p w:rsidR="00F80BC0" w:rsidRDefault="00F80BC0" w:rsidP="00A22A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PROIEZIONE MATERIALI, FRAMMENTI, SCHEGGE</w:t>
            </w:r>
          </w:p>
          <w:p w:rsidR="00F80BC0" w:rsidRDefault="00F80BC0" w:rsidP="00A22A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USTIONI</w:t>
            </w:r>
          </w:p>
          <w:p w:rsidR="00F80BC0" w:rsidRPr="00AC3990" w:rsidRDefault="00F80BC0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>INCENDIO</w:t>
            </w:r>
          </w:p>
        </w:tc>
      </w:tr>
      <w:tr w:rsidR="00F80BC0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80BC0" w:rsidRPr="006C1934" w:rsidRDefault="00F80BC0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0BC0" w:rsidRDefault="00F80BC0" w:rsidP="00F80BC0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Utilizzare solo in ambienti esterni.</w:t>
            </w:r>
          </w:p>
          <w:p w:rsidR="00F80BC0" w:rsidRDefault="00F80BC0" w:rsidP="00F80BC0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Leggere attentamente il manuale prima di montare ed utilizzare l’attrezzatura.</w:t>
            </w:r>
          </w:p>
          <w:p w:rsidR="00F80BC0" w:rsidRDefault="00F80BC0" w:rsidP="00F80BC0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Utilizzare l’attrezzatura a debita distanza da materiali potenzialmente infiammabili.</w:t>
            </w:r>
          </w:p>
          <w:p w:rsidR="00F80BC0" w:rsidRDefault="00F80BC0" w:rsidP="00F80BC0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Posizionare l’attrezzatura su un terreno più sicuro e piano stabile.</w:t>
            </w:r>
          </w:p>
          <w:p w:rsidR="00F80BC0" w:rsidRDefault="00F80BC0" w:rsidP="00F80BC0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Non utilizzare benzina, alcol o altri fluidi per agevolare l’accensione.</w:t>
            </w:r>
          </w:p>
          <w:p w:rsidR="00F80BC0" w:rsidRDefault="00F80BC0" w:rsidP="00F80BC0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Per agevolare l’accensione in totale sicurezza utilizzare carta da giornale, cartone e legno sottile alla base della griglia usata per l’alloggio e alimentazione.</w:t>
            </w:r>
          </w:p>
          <w:p w:rsidR="00F80BC0" w:rsidRDefault="00F80BC0" w:rsidP="00F80BC0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Tenere lontani bambini ed animali domestici.</w:t>
            </w:r>
          </w:p>
          <w:p w:rsidR="00F80BC0" w:rsidRDefault="00F80BC0" w:rsidP="00F80BC0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Non lasciare mai l’attrezzatura incustodita.</w:t>
            </w:r>
          </w:p>
          <w:p w:rsidR="00F80BC0" w:rsidRDefault="00F80BC0" w:rsidP="00F80BC0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Evitare di spostare l’attrezzatura accesa e/o calda.</w:t>
            </w:r>
          </w:p>
          <w:p w:rsidR="00F80BC0" w:rsidRDefault="00F80BC0" w:rsidP="00F80BC0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Effettuare la pulizia dell’attrezzatura quando è spenta e raffreddata.</w:t>
            </w:r>
          </w:p>
          <w:p w:rsidR="00F80BC0" w:rsidRPr="0058347E" w:rsidRDefault="00F80BC0" w:rsidP="00F80BC0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È sconsigliato l’utilizzo dell’attrezzatura in presenza di condizioni ventose avverse.</w:t>
            </w:r>
          </w:p>
        </w:tc>
      </w:tr>
      <w:tr w:rsidR="00F80BC0" w:rsidRPr="0021264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80BC0" w:rsidRPr="006C1934" w:rsidRDefault="00F80BC0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0BC0" w:rsidRDefault="00F80BC0" w:rsidP="00A22AEB">
            <w:ins w:id="1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5D4CCCC6" wp14:editId="6658B4F3">
                    <wp:simplePos x="0" y="0"/>
                    <wp:positionH relativeFrom="column">
                      <wp:posOffset>1290955</wp:posOffset>
                    </wp:positionH>
                    <wp:positionV relativeFrom="paragraph">
                      <wp:posOffset>-50800</wp:posOffset>
                    </wp:positionV>
                    <wp:extent cx="1313815" cy="467995"/>
                    <wp:effectExtent l="0" t="0" r="0" b="0"/>
                    <wp:wrapSquare wrapText="bothSides"/>
                    <wp:docPr id="108" name="Immagine 10" descr="E1712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" descr="E1712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7422B321" wp14:editId="723EE58F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2" name="Immagine 12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F80BC0" w:rsidRDefault="00F80BC0" w:rsidP="00A22AEB"/>
          <w:p w:rsidR="00F80BC0" w:rsidRPr="00671D56" w:rsidRDefault="00F80BC0" w:rsidP="00A22AEB"/>
        </w:tc>
      </w:tr>
      <w:tr w:rsidR="00F80BC0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80BC0" w:rsidRDefault="00F80BC0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0BC0" w:rsidRPr="00E2259C" w:rsidRDefault="00F80BC0" w:rsidP="00F80BC0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E2259C">
              <w:rPr>
                <w:noProof/>
                <w:sz w:val="20"/>
                <w:szCs w:val="20"/>
              </w:rPr>
              <w:t>Guanti di protezione contro rischi termici (EN 407)</w:t>
            </w:r>
          </w:p>
          <w:p w:rsidR="00F80BC0" w:rsidRPr="007B1FB7" w:rsidRDefault="00F80BC0" w:rsidP="00F80BC0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F80BC0" w:rsidRDefault="00F80BC0" w:rsidP="00F80BC0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F80BC0" w:rsidRDefault="00F80BC0" w:rsidP="00F80BC0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F80BC0" w:rsidRPr="00363F34" w:rsidRDefault="00F80BC0" w:rsidP="00F80BC0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  <w:r>
              <w:rPr>
                <w:noProof/>
                <w:sz w:val="20"/>
                <w:szCs w:val="20"/>
              </w:rPr>
              <w:t xml:space="preserve"> </w:t>
            </w:r>
          </w:p>
        </w:tc>
      </w:tr>
    </w:tbl>
    <w:p w:rsidR="00F80BC0" w:rsidRDefault="00F80BC0">
      <w:bookmarkStart w:id="2" w:name="_GoBack"/>
      <w:bookmarkEnd w:id="2"/>
    </w:p>
    <w:sectPr w:rsidR="00F80BC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50E9"/>
    <w:multiLevelType w:val="hybridMultilevel"/>
    <w:tmpl w:val="8C90D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BC0"/>
    <w:rsid w:val="00F8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A6714E-C511-46DD-A4C1-F2343A4B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F80BC0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F80BC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F80BC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F80BC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2019-06-13T09:03:00Z</dcterms:created>
  <dcterms:modified xsi:type="dcterms:W3CDTF">2019-06-13T09:04:00Z</dcterms:modified>
</cp:coreProperties>
</file>