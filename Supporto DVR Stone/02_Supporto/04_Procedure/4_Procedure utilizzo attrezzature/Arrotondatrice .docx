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8C5F5B" w:rsidRPr="00FE26E4" w:rsidTr="007A0394">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tcPr>
          <w:p w:rsidR="008C5F5B" w:rsidRPr="00FE26E4" w:rsidRDefault="008C5F5B" w:rsidP="007A0394">
            <w:pPr>
              <w:pStyle w:val="Titolo3"/>
            </w:pPr>
            <w:bookmarkStart w:id="0" w:name="_Toc11315304"/>
            <w:r>
              <w:t xml:space="preserve">ATTREZZATURE: </w:t>
            </w:r>
            <w:bookmarkEnd w:id="0"/>
            <w:r>
              <w:t>ARROTONDATRICE</w:t>
            </w:r>
          </w:p>
        </w:tc>
      </w:tr>
      <w:tr w:rsidR="008C5F5B" w:rsidRPr="00671D56" w:rsidTr="007A0394">
        <w:trPr>
          <w:trHeight w:val="454"/>
        </w:trPr>
        <w:tc>
          <w:tcPr>
            <w:tcW w:w="2485" w:type="dxa"/>
            <w:tcBorders>
              <w:top w:val="single" w:sz="12" w:space="0" w:color="auto"/>
              <w:left w:val="single" w:sz="4" w:space="0" w:color="auto"/>
              <w:bottom w:val="single" w:sz="4" w:space="0" w:color="auto"/>
            </w:tcBorders>
            <w:vAlign w:val="center"/>
          </w:tcPr>
          <w:p w:rsidR="008C5F5B" w:rsidRPr="006C1934" w:rsidRDefault="008C5F5B" w:rsidP="007A0394">
            <w:pPr>
              <w:rPr>
                <w:b/>
              </w:rPr>
            </w:pPr>
            <w:r w:rsidRPr="006C1934">
              <w:rPr>
                <w:b/>
              </w:rPr>
              <w:t>Possibili cause</w:t>
            </w:r>
          </w:p>
        </w:tc>
        <w:tc>
          <w:tcPr>
            <w:tcW w:w="7534" w:type="dxa"/>
            <w:tcBorders>
              <w:top w:val="single" w:sz="12" w:space="0" w:color="auto"/>
              <w:bottom w:val="single" w:sz="4" w:space="0" w:color="auto"/>
              <w:right w:val="single" w:sz="4" w:space="0" w:color="auto"/>
            </w:tcBorders>
            <w:shd w:val="clear" w:color="auto" w:fill="auto"/>
            <w:vAlign w:val="center"/>
          </w:tcPr>
          <w:p w:rsidR="008C5F5B" w:rsidRDefault="008C5F5B" w:rsidP="007A0394">
            <w:pPr>
              <w:rPr>
                <w:b/>
                <w:sz w:val="20"/>
                <w:szCs w:val="20"/>
              </w:rPr>
            </w:pPr>
            <w:r>
              <w:rPr>
                <w:b/>
                <w:sz w:val="20"/>
                <w:szCs w:val="20"/>
              </w:rPr>
              <w:t>Utilizzo improprio dell’attrezzatura</w:t>
            </w:r>
          </w:p>
          <w:p w:rsidR="008C5F5B" w:rsidRDefault="008C5F5B" w:rsidP="007A0394">
            <w:pPr>
              <w:rPr>
                <w:b/>
                <w:sz w:val="20"/>
                <w:szCs w:val="20"/>
              </w:rPr>
            </w:pPr>
            <w:r>
              <w:rPr>
                <w:b/>
                <w:sz w:val="20"/>
                <w:szCs w:val="20"/>
              </w:rPr>
              <w:t>Manutenzione ordinaria dell’attrezzattura</w:t>
            </w:r>
          </w:p>
          <w:p w:rsidR="008C5F5B" w:rsidRPr="00671D56" w:rsidRDefault="008C5F5B" w:rsidP="007A0394">
            <w:pPr>
              <w:rPr>
                <w:b/>
                <w:sz w:val="20"/>
                <w:szCs w:val="20"/>
              </w:rPr>
            </w:pPr>
            <w:r>
              <w:rPr>
                <w:b/>
                <w:sz w:val="20"/>
                <w:szCs w:val="20"/>
              </w:rPr>
              <w:t>Rischio per incompetenza dell’operatore</w:t>
            </w:r>
          </w:p>
        </w:tc>
      </w:tr>
      <w:tr w:rsidR="008C5F5B" w:rsidRPr="00AC3990" w:rsidTr="007A0394">
        <w:trPr>
          <w:trHeight w:val="454"/>
        </w:trPr>
        <w:tc>
          <w:tcPr>
            <w:tcW w:w="2485" w:type="dxa"/>
            <w:tcBorders>
              <w:top w:val="single" w:sz="4" w:space="0" w:color="auto"/>
              <w:left w:val="single" w:sz="4" w:space="0" w:color="auto"/>
              <w:bottom w:val="single" w:sz="4" w:space="0" w:color="auto"/>
            </w:tcBorders>
            <w:vAlign w:val="center"/>
          </w:tcPr>
          <w:p w:rsidR="008C5F5B" w:rsidRPr="006C1934" w:rsidRDefault="008C5F5B" w:rsidP="007A0394">
            <w:pPr>
              <w:rPr>
                <w:b/>
              </w:rPr>
            </w:pPr>
            <w:r w:rsidRPr="006C1934">
              <w:rPr>
                <w:b/>
              </w:rPr>
              <w:t>Soggetti esposti</w:t>
            </w:r>
          </w:p>
        </w:tc>
        <w:tc>
          <w:tcPr>
            <w:tcW w:w="7534" w:type="dxa"/>
            <w:tcBorders>
              <w:top w:val="single" w:sz="4" w:space="0" w:color="auto"/>
              <w:bottom w:val="single" w:sz="4" w:space="0" w:color="auto"/>
              <w:right w:val="single" w:sz="4" w:space="0" w:color="auto"/>
            </w:tcBorders>
            <w:shd w:val="clear" w:color="auto" w:fill="auto"/>
            <w:vAlign w:val="center"/>
          </w:tcPr>
          <w:p w:rsidR="008C5F5B" w:rsidRPr="00AC3990" w:rsidRDefault="008C5F5B" w:rsidP="007A0394">
            <w:pPr>
              <w:rPr>
                <w:bCs/>
                <w:iCs/>
                <w:sz w:val="20"/>
                <w:szCs w:val="18"/>
              </w:rPr>
            </w:pPr>
            <w:r w:rsidRPr="00AC3990">
              <w:rPr>
                <w:bCs/>
                <w:iCs/>
                <w:sz w:val="20"/>
                <w:szCs w:val="18"/>
              </w:rPr>
              <w:t>Lavoratori</w:t>
            </w:r>
          </w:p>
        </w:tc>
      </w:tr>
      <w:tr w:rsidR="008C5F5B" w:rsidRPr="00AC3990" w:rsidTr="007A0394">
        <w:trPr>
          <w:trHeight w:val="454"/>
        </w:trPr>
        <w:tc>
          <w:tcPr>
            <w:tcW w:w="2485" w:type="dxa"/>
            <w:tcBorders>
              <w:top w:val="single" w:sz="4" w:space="0" w:color="auto"/>
              <w:left w:val="single" w:sz="4" w:space="0" w:color="auto"/>
              <w:bottom w:val="single" w:sz="4" w:space="0" w:color="auto"/>
            </w:tcBorders>
            <w:vAlign w:val="center"/>
          </w:tcPr>
          <w:p w:rsidR="008C5F5B" w:rsidRPr="006C1934" w:rsidRDefault="008C5F5B" w:rsidP="007A0394">
            <w:pPr>
              <w:rPr>
                <w:b/>
              </w:rPr>
            </w:pPr>
            <w:r w:rsidRPr="006C1934">
              <w:rPr>
                <w:b/>
              </w:rPr>
              <w:t>Effetti del rischio</w:t>
            </w:r>
          </w:p>
        </w:tc>
        <w:tc>
          <w:tcPr>
            <w:tcW w:w="7534" w:type="dxa"/>
            <w:tcBorders>
              <w:top w:val="single" w:sz="4" w:space="0" w:color="auto"/>
              <w:bottom w:val="single" w:sz="4" w:space="0" w:color="auto"/>
              <w:right w:val="single" w:sz="4" w:space="0" w:color="auto"/>
            </w:tcBorders>
            <w:shd w:val="clear" w:color="auto" w:fill="auto"/>
            <w:vAlign w:val="center"/>
          </w:tcPr>
          <w:p w:rsidR="008C5F5B" w:rsidRDefault="008C5F5B" w:rsidP="007A0394">
            <w:pPr>
              <w:rPr>
                <w:caps/>
                <w:sz w:val="20"/>
                <w:szCs w:val="20"/>
              </w:rPr>
            </w:pPr>
            <w:r>
              <w:rPr>
                <w:caps/>
                <w:sz w:val="20"/>
                <w:szCs w:val="20"/>
              </w:rPr>
              <w:t xml:space="preserve">CESOIAMENTO, STRITOLAMENTO </w:t>
            </w:r>
          </w:p>
          <w:p w:rsidR="008C5F5B" w:rsidRPr="00AC3990" w:rsidRDefault="008C5F5B" w:rsidP="007A0394">
            <w:pPr>
              <w:rPr>
                <w:sz w:val="20"/>
                <w:szCs w:val="18"/>
              </w:rPr>
            </w:pPr>
            <w:r>
              <w:rPr>
                <w:sz w:val="20"/>
                <w:szCs w:val="18"/>
              </w:rPr>
              <w:t>CONTATTI CON PARTI SOTTO TENSIONE</w:t>
            </w:r>
          </w:p>
        </w:tc>
      </w:tr>
      <w:tr w:rsidR="008C5F5B" w:rsidRPr="006804A4" w:rsidTr="007A0394">
        <w:trPr>
          <w:trHeight w:val="454"/>
        </w:trPr>
        <w:tc>
          <w:tcPr>
            <w:tcW w:w="2485" w:type="dxa"/>
            <w:tcBorders>
              <w:top w:val="single" w:sz="4" w:space="0" w:color="auto"/>
              <w:left w:val="single" w:sz="4" w:space="0" w:color="auto"/>
              <w:bottom w:val="single" w:sz="4" w:space="0" w:color="auto"/>
            </w:tcBorders>
            <w:vAlign w:val="center"/>
          </w:tcPr>
          <w:p w:rsidR="008C5F5B" w:rsidRPr="006C1934" w:rsidRDefault="008C5F5B" w:rsidP="007A0394">
            <w:pPr>
              <w:rPr>
                <w:b/>
              </w:rPr>
            </w:pPr>
            <w:r w:rsidRPr="006C1934">
              <w:rPr>
                <w:b/>
              </w:rPr>
              <w:t>Procedure di lavoro</w:t>
            </w:r>
          </w:p>
        </w:tc>
        <w:tc>
          <w:tcPr>
            <w:tcW w:w="7534" w:type="dxa"/>
            <w:tcBorders>
              <w:top w:val="single" w:sz="4" w:space="0" w:color="auto"/>
              <w:bottom w:val="single" w:sz="4" w:space="0" w:color="auto"/>
              <w:right w:val="single" w:sz="4" w:space="0" w:color="auto"/>
            </w:tcBorders>
            <w:shd w:val="clear" w:color="auto" w:fill="auto"/>
            <w:vAlign w:val="center"/>
          </w:tcPr>
          <w:p w:rsidR="008C5F5B" w:rsidRPr="008C5F5B" w:rsidRDefault="008C5F5B" w:rsidP="007A0394">
            <w:pPr>
              <w:pStyle w:val="Paragrafoelenco"/>
              <w:numPr>
                <w:ilvl w:val="0"/>
                <w:numId w:val="2"/>
              </w:numPr>
              <w:suppressAutoHyphens w:val="0"/>
              <w:autoSpaceDN/>
              <w:jc w:val="both"/>
              <w:textAlignment w:val="auto"/>
              <w:rPr>
                <w:sz w:val="20"/>
                <w:szCs w:val="20"/>
              </w:rPr>
            </w:pPr>
            <w:r w:rsidRPr="008C5F5B">
              <w:rPr>
                <w:sz w:val="20"/>
                <w:szCs w:val="20"/>
              </w:rPr>
              <w:t xml:space="preserve">L’installazione della macchina </w:t>
            </w:r>
            <w:proofErr w:type="gramStart"/>
            <w:r w:rsidRPr="008C5F5B">
              <w:rPr>
                <w:sz w:val="20"/>
                <w:szCs w:val="20"/>
              </w:rPr>
              <w:t>deve</w:t>
            </w:r>
            <w:r>
              <w:rPr>
                <w:sz w:val="20"/>
                <w:szCs w:val="20"/>
              </w:rPr>
              <w:t xml:space="preserve"> </w:t>
            </w:r>
            <w:r w:rsidRPr="008C5F5B">
              <w:rPr>
                <w:sz w:val="20"/>
                <w:szCs w:val="20"/>
              </w:rPr>
              <w:t>essere effettuato</w:t>
            </w:r>
            <w:r>
              <w:rPr>
                <w:sz w:val="20"/>
                <w:szCs w:val="20"/>
              </w:rPr>
              <w:t xml:space="preserve"> </w:t>
            </w:r>
            <w:r w:rsidRPr="008C5F5B">
              <w:rPr>
                <w:sz w:val="20"/>
                <w:szCs w:val="20"/>
              </w:rPr>
              <w:t>solamente</w:t>
            </w:r>
            <w:proofErr w:type="gramEnd"/>
            <w:r w:rsidRPr="008C5F5B">
              <w:rPr>
                <w:sz w:val="20"/>
                <w:szCs w:val="20"/>
              </w:rPr>
              <w:t xml:space="preserve"> da Personale professionalmente preparato ed a conoscenza delle caratteristiche della macchina. </w:t>
            </w:r>
          </w:p>
          <w:p w:rsidR="008C5F5B" w:rsidRPr="008C5F5B" w:rsidRDefault="008C5F5B" w:rsidP="007A0394">
            <w:pPr>
              <w:pStyle w:val="Paragrafoelenco"/>
              <w:numPr>
                <w:ilvl w:val="0"/>
                <w:numId w:val="2"/>
              </w:numPr>
              <w:suppressAutoHyphens w:val="0"/>
              <w:autoSpaceDN/>
              <w:jc w:val="both"/>
              <w:textAlignment w:val="auto"/>
              <w:rPr>
                <w:sz w:val="20"/>
                <w:szCs w:val="20"/>
              </w:rPr>
            </w:pPr>
            <w:r w:rsidRPr="008C5F5B">
              <w:rPr>
                <w:sz w:val="20"/>
                <w:szCs w:val="20"/>
              </w:rPr>
              <w:t>I dispositivi di sicurezza presenti nella macchina (secondo le normative CE vigenti) NON devono in ne</w:t>
            </w:r>
            <w:bookmarkStart w:id="1" w:name="_GoBack"/>
            <w:bookmarkEnd w:id="1"/>
            <w:r w:rsidRPr="008C5F5B">
              <w:rPr>
                <w:sz w:val="20"/>
                <w:szCs w:val="20"/>
              </w:rPr>
              <w:t xml:space="preserve">ssun modo essere manomessi: anche se dovessero apparire scomodi per l’Operatore </w:t>
            </w:r>
            <w:proofErr w:type="gramStart"/>
            <w:r w:rsidRPr="008C5F5B">
              <w:rPr>
                <w:sz w:val="20"/>
                <w:szCs w:val="20"/>
              </w:rPr>
              <w:t>sono installati</w:t>
            </w:r>
            <w:proofErr w:type="gramEnd"/>
            <w:r w:rsidRPr="008C5F5B">
              <w:rPr>
                <w:sz w:val="20"/>
                <w:szCs w:val="20"/>
              </w:rPr>
              <w:t xml:space="preserve"> per la Sua sicurezza. </w:t>
            </w:r>
          </w:p>
          <w:p w:rsidR="008C5F5B" w:rsidRPr="008C5F5B" w:rsidRDefault="008C5F5B" w:rsidP="007A0394">
            <w:pPr>
              <w:pStyle w:val="Paragrafoelenco"/>
              <w:numPr>
                <w:ilvl w:val="0"/>
                <w:numId w:val="2"/>
              </w:numPr>
              <w:suppressAutoHyphens w:val="0"/>
              <w:autoSpaceDN/>
              <w:jc w:val="both"/>
              <w:textAlignment w:val="auto"/>
              <w:rPr>
                <w:sz w:val="20"/>
                <w:szCs w:val="20"/>
              </w:rPr>
            </w:pPr>
            <w:r w:rsidRPr="008C5F5B">
              <w:rPr>
                <w:sz w:val="20"/>
                <w:szCs w:val="20"/>
              </w:rPr>
              <w:t>Non accedere mai, in nessun caso, all’ interiore della macchina senza spegnerla. Nel caso si abbandonasse momentaneamente il posto di lavoro lasciare un cartello che indichi chiaramente di NON accedere alla macchina senza il permesso del</w:t>
            </w:r>
            <w:r>
              <w:rPr>
                <w:sz w:val="20"/>
                <w:szCs w:val="20"/>
              </w:rPr>
              <w:t>l’o</w:t>
            </w:r>
            <w:r w:rsidRPr="008C5F5B">
              <w:rPr>
                <w:sz w:val="20"/>
                <w:szCs w:val="20"/>
              </w:rPr>
              <w:t>peratore in carica</w:t>
            </w:r>
          </w:p>
          <w:p w:rsidR="008C5F5B" w:rsidRPr="008C5F5B" w:rsidRDefault="008C5F5B" w:rsidP="007A0394">
            <w:pPr>
              <w:pStyle w:val="Paragrafoelenco"/>
              <w:numPr>
                <w:ilvl w:val="0"/>
                <w:numId w:val="2"/>
              </w:numPr>
              <w:suppressAutoHyphens w:val="0"/>
              <w:autoSpaceDN/>
              <w:jc w:val="both"/>
              <w:textAlignment w:val="auto"/>
              <w:rPr>
                <w:sz w:val="20"/>
                <w:szCs w:val="20"/>
              </w:rPr>
            </w:pPr>
            <w:r w:rsidRPr="008C5F5B">
              <w:rPr>
                <w:sz w:val="20"/>
                <w:szCs w:val="20"/>
              </w:rPr>
              <w:t xml:space="preserve">Al termine di qualunque intervento Tecnico di Manutenzione o Servizio, assemblare tutte le Sicurezze e, prima di mettere in moto la macchina, assicurarsi che tutti i componenti siano correttamente montati come indicato nel presente Manuale. </w:t>
            </w:r>
          </w:p>
          <w:p w:rsidR="008C5F5B" w:rsidRPr="008C5F5B" w:rsidRDefault="008C5F5B" w:rsidP="007A0394">
            <w:pPr>
              <w:pStyle w:val="Paragrafoelenco"/>
              <w:numPr>
                <w:ilvl w:val="0"/>
                <w:numId w:val="2"/>
              </w:numPr>
              <w:suppressAutoHyphens w:val="0"/>
              <w:autoSpaceDN/>
              <w:jc w:val="both"/>
              <w:textAlignment w:val="auto"/>
              <w:rPr>
                <w:sz w:val="20"/>
                <w:szCs w:val="20"/>
              </w:rPr>
            </w:pPr>
            <w:r w:rsidRPr="008C5F5B">
              <w:rPr>
                <w:sz w:val="20"/>
                <w:szCs w:val="20"/>
              </w:rPr>
              <w:t>Controllare sporadicamente che tutte le Sicurezze siano perfettamente funzionanti. Qualora si riscontrasse qualche mal funzionamento</w:t>
            </w:r>
            <w:r>
              <w:rPr>
                <w:sz w:val="20"/>
                <w:szCs w:val="20"/>
              </w:rPr>
              <w:t>,</w:t>
            </w:r>
            <w:r w:rsidRPr="008C5F5B">
              <w:rPr>
                <w:sz w:val="20"/>
                <w:szCs w:val="20"/>
              </w:rPr>
              <w:t xml:space="preserve"> spegnere la macchina e Riportare il guasto al Servizio Tecnico incaricato. </w:t>
            </w:r>
          </w:p>
          <w:p w:rsidR="008C5F5B" w:rsidRPr="008C5F5B" w:rsidRDefault="008C5F5B" w:rsidP="007A0394">
            <w:pPr>
              <w:pStyle w:val="Paragrafoelenco"/>
              <w:numPr>
                <w:ilvl w:val="0"/>
                <w:numId w:val="2"/>
              </w:numPr>
              <w:suppressAutoHyphens w:val="0"/>
              <w:autoSpaceDN/>
              <w:jc w:val="both"/>
              <w:textAlignment w:val="auto"/>
              <w:rPr>
                <w:sz w:val="20"/>
                <w:szCs w:val="20"/>
              </w:rPr>
            </w:pPr>
            <w:r w:rsidRPr="008C5F5B">
              <w:rPr>
                <w:sz w:val="20"/>
                <w:szCs w:val="20"/>
              </w:rPr>
              <w:t>Se si dovesse verificare una sovrapposizione di più pezzi od un loro accumulo non voluto, NON cercare di trovare una soluzione con la macchina in marcia</w:t>
            </w:r>
            <w:r>
              <w:rPr>
                <w:sz w:val="20"/>
                <w:szCs w:val="20"/>
              </w:rPr>
              <w:t xml:space="preserve">. </w:t>
            </w:r>
            <w:r w:rsidRPr="008C5F5B">
              <w:rPr>
                <w:sz w:val="20"/>
                <w:szCs w:val="20"/>
              </w:rPr>
              <w:t xml:space="preserve">Spegnerla immediatamente e solo dopo valutare la dovuta soluzione al problema. </w:t>
            </w:r>
          </w:p>
          <w:p w:rsidR="008C5F5B" w:rsidRPr="008C5F5B" w:rsidRDefault="008C5F5B" w:rsidP="007A0394">
            <w:pPr>
              <w:pStyle w:val="Paragrafoelenco"/>
              <w:numPr>
                <w:ilvl w:val="0"/>
                <w:numId w:val="2"/>
              </w:numPr>
              <w:suppressAutoHyphens w:val="0"/>
              <w:autoSpaceDN/>
              <w:jc w:val="both"/>
              <w:textAlignment w:val="auto"/>
              <w:rPr>
                <w:sz w:val="20"/>
                <w:szCs w:val="20"/>
              </w:rPr>
            </w:pPr>
            <w:r w:rsidRPr="008C5F5B">
              <w:rPr>
                <w:sz w:val="20"/>
                <w:szCs w:val="20"/>
              </w:rPr>
              <w:t xml:space="preserve">In nessun caso si deve entrare in contatto con Parti in Movimento </w:t>
            </w:r>
          </w:p>
          <w:p w:rsidR="008C5F5B" w:rsidRPr="008C5F5B" w:rsidRDefault="008C5F5B" w:rsidP="007A0394">
            <w:pPr>
              <w:pStyle w:val="Paragrafoelenco"/>
              <w:numPr>
                <w:ilvl w:val="0"/>
                <w:numId w:val="2"/>
              </w:numPr>
              <w:suppressAutoHyphens w:val="0"/>
              <w:autoSpaceDN/>
              <w:jc w:val="both"/>
              <w:textAlignment w:val="auto"/>
              <w:rPr>
                <w:sz w:val="20"/>
                <w:szCs w:val="20"/>
              </w:rPr>
            </w:pPr>
            <w:r w:rsidRPr="008C5F5B">
              <w:rPr>
                <w:sz w:val="20"/>
                <w:szCs w:val="20"/>
              </w:rPr>
              <w:t xml:space="preserve">I Pezzi di Ricambio devono essere consoni alle funzioni previste dal Produttore. Si devono utilizzare SOLO Ricambi Originali. </w:t>
            </w:r>
          </w:p>
          <w:p w:rsidR="008C5F5B" w:rsidRPr="008C5F5B" w:rsidRDefault="008C5F5B" w:rsidP="007A0394">
            <w:pPr>
              <w:pStyle w:val="Paragrafoelenco"/>
              <w:numPr>
                <w:ilvl w:val="0"/>
                <w:numId w:val="2"/>
              </w:numPr>
              <w:suppressAutoHyphens w:val="0"/>
              <w:autoSpaceDN/>
              <w:jc w:val="both"/>
              <w:textAlignment w:val="auto"/>
              <w:rPr>
                <w:sz w:val="20"/>
                <w:szCs w:val="20"/>
              </w:rPr>
            </w:pPr>
            <w:r w:rsidRPr="008C5F5B">
              <w:rPr>
                <w:sz w:val="20"/>
                <w:szCs w:val="20"/>
              </w:rPr>
              <w:t>Se l’Operatore dovesse trovarsi in una situazione di rischio NON prevista dal presente Manuale, spegnere immediatamente la macchina, fare subito presente il fatto ai Colleghi di Lavoro, al servizio Tecnico interno ed al Produttore.</w:t>
            </w:r>
          </w:p>
          <w:p w:rsidR="008C5F5B" w:rsidRPr="006804A4" w:rsidRDefault="008C5F5B" w:rsidP="007A0394">
            <w:pPr>
              <w:pStyle w:val="Paragrafoelenco"/>
              <w:numPr>
                <w:ilvl w:val="0"/>
                <w:numId w:val="2"/>
              </w:numPr>
              <w:suppressAutoHyphens w:val="0"/>
              <w:autoSpaceDN/>
              <w:jc w:val="both"/>
              <w:textAlignment w:val="auto"/>
              <w:rPr>
                <w:sz w:val="20"/>
                <w:szCs w:val="20"/>
              </w:rPr>
            </w:pPr>
            <w:r w:rsidRPr="008C5F5B">
              <w:rPr>
                <w:sz w:val="20"/>
                <w:szCs w:val="20"/>
              </w:rPr>
              <w:t>è assolutamente proibito manipolare e/o sostituire i Dispositivi Di Sicurezza</w:t>
            </w:r>
          </w:p>
        </w:tc>
      </w:tr>
      <w:tr w:rsidR="008C5F5B" w:rsidRPr="006804A4" w:rsidTr="007A0394">
        <w:trPr>
          <w:trHeight w:val="915"/>
        </w:trPr>
        <w:tc>
          <w:tcPr>
            <w:tcW w:w="2485" w:type="dxa"/>
            <w:tcBorders>
              <w:top w:val="single" w:sz="4" w:space="0" w:color="auto"/>
              <w:left w:val="single" w:sz="4" w:space="0" w:color="auto"/>
              <w:bottom w:val="single" w:sz="4" w:space="0" w:color="auto"/>
            </w:tcBorders>
            <w:vAlign w:val="center"/>
          </w:tcPr>
          <w:p w:rsidR="008C5F5B" w:rsidRPr="006C1934" w:rsidRDefault="008C5F5B" w:rsidP="007A0394">
            <w:pPr>
              <w:rPr>
                <w:b/>
              </w:rPr>
            </w:pPr>
            <w:r>
              <w:rPr>
                <w:b/>
              </w:rPr>
              <w:t>Segnaletica</w:t>
            </w:r>
          </w:p>
        </w:tc>
        <w:tc>
          <w:tcPr>
            <w:tcW w:w="7534" w:type="dxa"/>
            <w:tcBorders>
              <w:top w:val="single" w:sz="4" w:space="0" w:color="auto"/>
              <w:bottom w:val="single" w:sz="4" w:space="0" w:color="auto"/>
              <w:right w:val="single" w:sz="4" w:space="0" w:color="auto"/>
            </w:tcBorders>
            <w:shd w:val="clear" w:color="auto" w:fill="auto"/>
            <w:vAlign w:val="center"/>
          </w:tcPr>
          <w:p w:rsidR="008C5F5B" w:rsidRPr="006804A4" w:rsidRDefault="008C5F5B" w:rsidP="007A0394">
            <w:pPr>
              <w:rPr>
                <w:sz w:val="20"/>
                <w:szCs w:val="20"/>
              </w:rPr>
            </w:pPr>
            <w:ins w:id="2" w:author="Lionel" w:date="2019-02-04T17:45:00Z">
              <w:r w:rsidRPr="006804A4">
                <w:rPr>
                  <w:noProof/>
                  <w:sz w:val="20"/>
                  <w:szCs w:val="20"/>
                </w:rPr>
                <w:drawing>
                  <wp:anchor distT="0" distB="0" distL="114300" distR="114300" simplePos="0" relativeHeight="251659264" behindDoc="1" locked="0" layoutInCell="1" allowOverlap="1" wp14:anchorId="4E39080C" wp14:editId="7CF69ADC">
                    <wp:simplePos x="0" y="0"/>
                    <wp:positionH relativeFrom="column">
                      <wp:posOffset>-43180</wp:posOffset>
                    </wp:positionH>
                    <wp:positionV relativeFrom="paragraph">
                      <wp:posOffset>8255</wp:posOffset>
                    </wp:positionV>
                    <wp:extent cx="1313815" cy="467995"/>
                    <wp:effectExtent l="0" t="0" r="0" b="0"/>
                    <wp:wrapNone/>
                    <wp:docPr id="76" name="Immagine 76"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E1709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a:ln>
                              <a:noFill/>
                            </a:ln>
                          </pic:spPr>
                        </pic:pic>
                      </a:graphicData>
                    </a:graphic>
                    <wp14:sizeRelH relativeFrom="page">
                      <wp14:pctWidth>0</wp14:pctWidth>
                    </wp14:sizeRelH>
                    <wp14:sizeRelV relativeFrom="page">
                      <wp14:pctHeight>0</wp14:pctHeight>
                    </wp14:sizeRelV>
                  </wp:anchor>
                </w:drawing>
              </w:r>
            </w:ins>
          </w:p>
          <w:p w:rsidR="008C5F5B" w:rsidRPr="006804A4" w:rsidRDefault="008C5F5B" w:rsidP="007A0394">
            <w:pPr>
              <w:rPr>
                <w:sz w:val="20"/>
                <w:szCs w:val="20"/>
              </w:rPr>
            </w:pPr>
            <w:ins w:id="3" w:author="Lionel" w:date="2019-02-05T10:21:00Z">
              <w:r w:rsidRPr="006804A4">
                <w:rPr>
                  <w:noProof/>
                  <w:sz w:val="20"/>
                  <w:szCs w:val="20"/>
                </w:rPr>
                <w:drawing>
                  <wp:anchor distT="0" distB="0" distL="114300" distR="114300" simplePos="0" relativeHeight="251660288" behindDoc="0" locked="0" layoutInCell="1" allowOverlap="1" wp14:anchorId="1B9FD658" wp14:editId="5DEEC183">
                    <wp:simplePos x="0" y="0"/>
                    <wp:positionH relativeFrom="column">
                      <wp:posOffset>-4017010</wp:posOffset>
                    </wp:positionH>
                    <wp:positionV relativeFrom="paragraph">
                      <wp:posOffset>295910</wp:posOffset>
                    </wp:positionV>
                    <wp:extent cx="1310005" cy="467995"/>
                    <wp:effectExtent l="0" t="0" r="0" b="0"/>
                    <wp:wrapSquare wrapText="bothSides"/>
                    <wp:docPr id="77" name="Immagine 15"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831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0005" cy="467995"/>
                            </a:xfrm>
                            <a:prstGeom prst="rect">
                              <a:avLst/>
                            </a:prstGeom>
                            <a:noFill/>
                            <a:ln>
                              <a:noFill/>
                            </a:ln>
                          </pic:spPr>
                        </pic:pic>
                      </a:graphicData>
                    </a:graphic>
                    <wp14:sizeRelH relativeFrom="page">
                      <wp14:pctWidth>0</wp14:pctWidth>
                    </wp14:sizeRelH>
                    <wp14:sizeRelV relativeFrom="page">
                      <wp14:pctHeight>0</wp14:pctHeight>
                    </wp14:sizeRelV>
                  </wp:anchor>
                </w:drawing>
              </w:r>
            </w:ins>
          </w:p>
        </w:tc>
      </w:tr>
      <w:tr w:rsidR="008C5F5B" w:rsidRPr="006804A4" w:rsidTr="007A0394">
        <w:trPr>
          <w:trHeight w:val="915"/>
        </w:trPr>
        <w:tc>
          <w:tcPr>
            <w:tcW w:w="2485" w:type="dxa"/>
            <w:tcBorders>
              <w:top w:val="single" w:sz="4" w:space="0" w:color="auto"/>
              <w:left w:val="single" w:sz="4" w:space="0" w:color="auto"/>
              <w:bottom w:val="single" w:sz="4" w:space="0" w:color="auto"/>
            </w:tcBorders>
            <w:vAlign w:val="center"/>
          </w:tcPr>
          <w:p w:rsidR="008C5F5B" w:rsidRDefault="008C5F5B" w:rsidP="007A0394">
            <w:pPr>
              <w:rPr>
                <w:b/>
              </w:rPr>
            </w:pPr>
            <w:r>
              <w:rPr>
                <w:b/>
              </w:rPr>
              <w:t>DPI</w:t>
            </w:r>
          </w:p>
        </w:tc>
        <w:tc>
          <w:tcPr>
            <w:tcW w:w="7534" w:type="dxa"/>
            <w:tcBorders>
              <w:top w:val="single" w:sz="4" w:space="0" w:color="auto"/>
              <w:bottom w:val="single" w:sz="4" w:space="0" w:color="auto"/>
              <w:right w:val="single" w:sz="4" w:space="0" w:color="auto"/>
            </w:tcBorders>
            <w:shd w:val="clear" w:color="auto" w:fill="auto"/>
            <w:vAlign w:val="center"/>
          </w:tcPr>
          <w:p w:rsidR="008C5F5B" w:rsidRPr="006804A4" w:rsidRDefault="008C5F5B" w:rsidP="007A0394">
            <w:pPr>
              <w:numPr>
                <w:ilvl w:val="0"/>
                <w:numId w:val="1"/>
              </w:numPr>
              <w:suppressAutoHyphens w:val="0"/>
              <w:autoSpaceDN/>
              <w:textAlignment w:val="auto"/>
              <w:rPr>
                <w:noProof/>
                <w:sz w:val="20"/>
                <w:szCs w:val="20"/>
              </w:rPr>
            </w:pPr>
            <w:r w:rsidRPr="006804A4">
              <w:rPr>
                <w:sz w:val="20"/>
                <w:szCs w:val="20"/>
              </w:rPr>
              <w:t xml:space="preserve">Calzature di sicurezza con suola </w:t>
            </w:r>
            <w:proofErr w:type="spellStart"/>
            <w:r w:rsidRPr="006804A4">
              <w:rPr>
                <w:sz w:val="20"/>
                <w:szCs w:val="20"/>
              </w:rPr>
              <w:t>antiperforazione</w:t>
            </w:r>
            <w:proofErr w:type="spellEnd"/>
            <w:r w:rsidRPr="006804A4">
              <w:rPr>
                <w:sz w:val="20"/>
                <w:szCs w:val="20"/>
              </w:rPr>
              <w:t xml:space="preserve"> </w:t>
            </w:r>
          </w:p>
          <w:p w:rsidR="008C5F5B" w:rsidRPr="006804A4" w:rsidRDefault="008C5F5B" w:rsidP="007A0394">
            <w:pPr>
              <w:numPr>
                <w:ilvl w:val="0"/>
                <w:numId w:val="1"/>
              </w:numPr>
              <w:suppressAutoHyphens w:val="0"/>
              <w:autoSpaceDN/>
              <w:textAlignment w:val="auto"/>
              <w:rPr>
                <w:noProof/>
                <w:sz w:val="20"/>
                <w:szCs w:val="20"/>
              </w:rPr>
            </w:pPr>
            <w:r w:rsidRPr="006804A4">
              <w:rPr>
                <w:sz w:val="20"/>
                <w:szCs w:val="20"/>
              </w:rPr>
              <w:t xml:space="preserve">Guanti </w:t>
            </w:r>
          </w:p>
          <w:p w:rsidR="008C5F5B" w:rsidRPr="006804A4" w:rsidRDefault="008C5F5B" w:rsidP="007A0394">
            <w:pPr>
              <w:numPr>
                <w:ilvl w:val="0"/>
                <w:numId w:val="1"/>
              </w:numPr>
              <w:suppressAutoHyphens w:val="0"/>
              <w:autoSpaceDN/>
              <w:textAlignment w:val="auto"/>
              <w:rPr>
                <w:noProof/>
                <w:sz w:val="20"/>
                <w:szCs w:val="20"/>
              </w:rPr>
            </w:pPr>
            <w:r w:rsidRPr="006804A4">
              <w:rPr>
                <w:sz w:val="20"/>
                <w:szCs w:val="20"/>
              </w:rPr>
              <w:t xml:space="preserve">Maschera antipolvere </w:t>
            </w:r>
          </w:p>
          <w:p w:rsidR="008C5F5B" w:rsidRPr="006804A4" w:rsidRDefault="008C5F5B" w:rsidP="007A0394">
            <w:pPr>
              <w:numPr>
                <w:ilvl w:val="0"/>
                <w:numId w:val="1"/>
              </w:numPr>
              <w:suppressAutoHyphens w:val="0"/>
              <w:autoSpaceDN/>
              <w:textAlignment w:val="auto"/>
              <w:rPr>
                <w:noProof/>
                <w:sz w:val="20"/>
                <w:szCs w:val="20"/>
              </w:rPr>
            </w:pPr>
            <w:r w:rsidRPr="006804A4">
              <w:rPr>
                <w:sz w:val="20"/>
                <w:szCs w:val="20"/>
              </w:rPr>
              <w:t>Indumenti protettivi (tute)</w:t>
            </w:r>
          </w:p>
        </w:tc>
      </w:tr>
    </w:tbl>
    <w:p w:rsidR="00F44056" w:rsidRDefault="00F44056"/>
    <w:sectPr w:rsidR="00F4405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938D5"/>
    <w:multiLevelType w:val="hybridMultilevel"/>
    <w:tmpl w:val="29144D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onel">
    <w15:presenceInfo w15:providerId="None" w15:userId="Lion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F5B"/>
    <w:rsid w:val="008C5F5B"/>
    <w:rsid w:val="00F4405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67A89"/>
  <w15:chartTrackingRefBased/>
  <w15:docId w15:val="{F1FE4538-0319-4796-9451-FF31B8647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8C5F5B"/>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8C5F5B"/>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8C5F5B"/>
    <w:rPr>
      <w:rFonts w:ascii="Times New Roman" w:eastAsia="Times New Roman" w:hAnsi="Times New Roman" w:cs="Arial"/>
      <w:b/>
      <w:bCs/>
      <w:color w:val="0000FF"/>
      <w:sz w:val="24"/>
      <w:szCs w:val="24"/>
      <w:lang w:eastAsia="it-IT"/>
    </w:rPr>
  </w:style>
  <w:style w:type="paragraph" w:styleId="Paragrafoelenco">
    <w:name w:val="List Paragraph"/>
    <w:basedOn w:val="Normale"/>
    <w:rsid w:val="008C5F5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337</Words>
  <Characters>1923</Characters>
  <Application>Microsoft Office Word</Application>
  <DocSecurity>0</DocSecurity>
  <Lines>16</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2019-06-17T09:40:00Z</dcterms:created>
  <dcterms:modified xsi:type="dcterms:W3CDTF">2019-06-17T09:48:00Z</dcterms:modified>
</cp:coreProperties>
</file>