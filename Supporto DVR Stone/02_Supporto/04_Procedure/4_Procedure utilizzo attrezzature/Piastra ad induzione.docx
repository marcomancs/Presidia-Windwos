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BF5228" w:rsidRPr="00FE26E4" w:rsidTr="00A22AEB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F5228" w:rsidRPr="00FE26E4" w:rsidRDefault="00BF5228" w:rsidP="00A22AEB">
            <w:pPr>
              <w:pStyle w:val="Titolo3"/>
            </w:pPr>
            <w:bookmarkStart w:id="0" w:name="_Toc11315293"/>
            <w:r>
              <w:t>ATTREZZATURE: PIASTRA AD INDUZIONE</w:t>
            </w:r>
            <w:bookmarkEnd w:id="0"/>
          </w:p>
        </w:tc>
      </w:tr>
      <w:tr w:rsidR="00BF5228" w:rsidRPr="005B440D" w:rsidTr="00A22AEB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BF5228" w:rsidRPr="006C1934" w:rsidRDefault="00BF5228" w:rsidP="00A22AEB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F5228" w:rsidRDefault="00BF5228" w:rsidP="00A22AE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:rsidR="00BF5228" w:rsidRDefault="00BF5228" w:rsidP="00A22AE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  <w:p w:rsidR="00BF5228" w:rsidRPr="00671D56" w:rsidRDefault="00BF5228" w:rsidP="00A22AE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</w:t>
            </w:r>
          </w:p>
        </w:tc>
      </w:tr>
      <w:tr w:rsidR="00BF5228" w:rsidRPr="00D72098" w:rsidTr="00A22AE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BF5228" w:rsidRPr="006C1934" w:rsidRDefault="00BF5228" w:rsidP="00A22AEB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F5228" w:rsidRPr="00AC3990" w:rsidRDefault="00BF5228" w:rsidP="00A22AEB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</w:p>
        </w:tc>
      </w:tr>
      <w:tr w:rsidR="00BF5228" w:rsidRPr="00556339" w:rsidTr="00A22AE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BF5228" w:rsidRPr="006C1934" w:rsidRDefault="00BF5228" w:rsidP="00A22AEB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F5228" w:rsidRDefault="00BF5228" w:rsidP="00A22AEB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ELETTROCUZIONE</w:t>
            </w:r>
          </w:p>
          <w:p w:rsidR="00BF5228" w:rsidRDefault="00BF5228" w:rsidP="00A22AEB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LESIONI</w:t>
            </w:r>
          </w:p>
          <w:p w:rsidR="00BF5228" w:rsidRPr="00AC3990" w:rsidRDefault="00BF5228" w:rsidP="00A22AEB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USTIONI</w:t>
            </w:r>
          </w:p>
        </w:tc>
      </w:tr>
      <w:tr w:rsidR="00BF5228" w:rsidRPr="005B440D" w:rsidTr="00A22AE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BF5228" w:rsidRPr="006C1934" w:rsidRDefault="00BF5228" w:rsidP="00A22AEB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F5228" w:rsidRDefault="00BF5228" w:rsidP="00BF5228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1775A5">
              <w:rPr>
                <w:sz w:val="20"/>
                <w:szCs w:val="18"/>
              </w:rPr>
              <w:t>L'apparecchio deve essere scollegato dalla rete</w:t>
            </w:r>
            <w:r>
              <w:rPr>
                <w:sz w:val="20"/>
                <w:szCs w:val="18"/>
              </w:rPr>
              <w:t xml:space="preserve"> </w:t>
            </w:r>
            <w:r w:rsidRPr="001775A5">
              <w:rPr>
                <w:sz w:val="20"/>
                <w:szCs w:val="18"/>
              </w:rPr>
              <w:t>elettrica prima di effettuare qualunque</w:t>
            </w:r>
            <w:r>
              <w:rPr>
                <w:sz w:val="20"/>
                <w:szCs w:val="18"/>
              </w:rPr>
              <w:t xml:space="preserve"> </w:t>
            </w:r>
            <w:r w:rsidRPr="001775A5">
              <w:rPr>
                <w:sz w:val="20"/>
                <w:szCs w:val="18"/>
              </w:rPr>
              <w:t>intervento d'installazione.</w:t>
            </w:r>
          </w:p>
          <w:p w:rsidR="00BF5228" w:rsidRDefault="00BF5228" w:rsidP="00BF5228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1775A5">
              <w:rPr>
                <w:sz w:val="20"/>
                <w:szCs w:val="18"/>
              </w:rPr>
              <w:t>L'installazione o la manutenzione deve essere</w:t>
            </w:r>
            <w:r>
              <w:rPr>
                <w:sz w:val="20"/>
                <w:szCs w:val="18"/>
              </w:rPr>
              <w:t xml:space="preserve"> </w:t>
            </w:r>
            <w:r w:rsidRPr="001775A5">
              <w:rPr>
                <w:sz w:val="20"/>
                <w:szCs w:val="18"/>
              </w:rPr>
              <w:t>eseguita da un tecnico specializzato, in</w:t>
            </w:r>
            <w:r>
              <w:rPr>
                <w:sz w:val="20"/>
                <w:szCs w:val="18"/>
              </w:rPr>
              <w:t xml:space="preserve"> </w:t>
            </w:r>
            <w:r w:rsidRPr="001775A5">
              <w:rPr>
                <w:sz w:val="20"/>
                <w:szCs w:val="18"/>
              </w:rPr>
              <w:t>conformità alle istruzioni del fabbricante e nel</w:t>
            </w:r>
            <w:r>
              <w:rPr>
                <w:sz w:val="20"/>
                <w:szCs w:val="18"/>
              </w:rPr>
              <w:t xml:space="preserve"> </w:t>
            </w:r>
            <w:r w:rsidRPr="001775A5">
              <w:rPr>
                <w:sz w:val="20"/>
                <w:szCs w:val="18"/>
              </w:rPr>
              <w:t>rispetto delle norme locali vigenti in materia di</w:t>
            </w:r>
            <w:r>
              <w:rPr>
                <w:sz w:val="20"/>
                <w:szCs w:val="18"/>
              </w:rPr>
              <w:t xml:space="preserve"> </w:t>
            </w:r>
            <w:r w:rsidRPr="001775A5">
              <w:rPr>
                <w:sz w:val="20"/>
                <w:szCs w:val="18"/>
              </w:rPr>
              <w:t>sicurezza. Non riparare o sostituire qualsiasi</w:t>
            </w:r>
            <w:r w:rsidRPr="001775A5">
              <w:rPr>
                <w:sz w:val="20"/>
                <w:szCs w:val="18"/>
              </w:rPr>
              <w:br/>
              <w:t>parte dell'apparecchio se non specificamente</w:t>
            </w:r>
            <w:r>
              <w:rPr>
                <w:sz w:val="20"/>
                <w:szCs w:val="18"/>
              </w:rPr>
              <w:t xml:space="preserve"> </w:t>
            </w:r>
            <w:r w:rsidRPr="001775A5">
              <w:rPr>
                <w:sz w:val="20"/>
                <w:szCs w:val="18"/>
              </w:rPr>
              <w:t>richiesto nel manuale d'uso.</w:t>
            </w:r>
          </w:p>
          <w:p w:rsidR="00BF5228" w:rsidRDefault="00BF5228" w:rsidP="00BF5228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1775A5">
              <w:rPr>
                <w:sz w:val="20"/>
                <w:szCs w:val="18"/>
              </w:rPr>
              <w:t>La messa a terra dell'apparecchio è obbligatoria.</w:t>
            </w:r>
          </w:p>
          <w:p w:rsidR="00BF5228" w:rsidRDefault="00BF5228" w:rsidP="00BF5228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1775A5">
              <w:rPr>
                <w:sz w:val="20"/>
                <w:szCs w:val="18"/>
              </w:rPr>
              <w:t>Il cavo di alimentazione deve essere</w:t>
            </w:r>
            <w:r>
              <w:rPr>
                <w:sz w:val="20"/>
                <w:szCs w:val="18"/>
              </w:rPr>
              <w:t xml:space="preserve"> </w:t>
            </w:r>
            <w:r w:rsidRPr="001775A5">
              <w:rPr>
                <w:sz w:val="20"/>
                <w:szCs w:val="18"/>
              </w:rPr>
              <w:t>sufficientemente lungo da permettere il</w:t>
            </w:r>
            <w:r w:rsidRPr="001775A5">
              <w:rPr>
                <w:sz w:val="20"/>
                <w:szCs w:val="18"/>
              </w:rPr>
              <w:br/>
              <w:t>collegamento dell'apparecchio, incassato nel</w:t>
            </w:r>
            <w:r>
              <w:rPr>
                <w:sz w:val="20"/>
                <w:szCs w:val="18"/>
              </w:rPr>
              <w:t xml:space="preserve"> </w:t>
            </w:r>
            <w:r w:rsidRPr="001775A5">
              <w:rPr>
                <w:sz w:val="20"/>
                <w:szCs w:val="18"/>
              </w:rPr>
              <w:t>mobile, alla presa di rete.</w:t>
            </w:r>
          </w:p>
          <w:p w:rsidR="00BF5228" w:rsidRDefault="00BF5228" w:rsidP="00BF5228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1775A5">
              <w:rPr>
                <w:sz w:val="20"/>
                <w:szCs w:val="18"/>
              </w:rPr>
              <w:t>Affinché l'installazione sia conforme alle norme di</w:t>
            </w:r>
            <w:r>
              <w:rPr>
                <w:sz w:val="20"/>
                <w:szCs w:val="18"/>
              </w:rPr>
              <w:t xml:space="preserve"> </w:t>
            </w:r>
            <w:r w:rsidRPr="001775A5">
              <w:rPr>
                <w:sz w:val="20"/>
                <w:szCs w:val="18"/>
              </w:rPr>
              <w:t>sicurezza vigenti, occorre un interruttore</w:t>
            </w:r>
            <w:r>
              <w:rPr>
                <w:sz w:val="20"/>
                <w:szCs w:val="18"/>
              </w:rPr>
              <w:t xml:space="preserve"> </w:t>
            </w:r>
            <w:proofErr w:type="spellStart"/>
            <w:r w:rsidRPr="001775A5">
              <w:rPr>
                <w:sz w:val="20"/>
                <w:szCs w:val="18"/>
              </w:rPr>
              <w:t>onnipolare</w:t>
            </w:r>
            <w:proofErr w:type="spellEnd"/>
            <w:r w:rsidRPr="001775A5">
              <w:rPr>
                <w:sz w:val="20"/>
                <w:szCs w:val="18"/>
              </w:rPr>
              <w:t xml:space="preserve"> avente una distanza minima di 3 mm.</w:t>
            </w:r>
            <w:r w:rsidRPr="001775A5">
              <w:rPr>
                <w:sz w:val="20"/>
                <w:szCs w:val="18"/>
              </w:rPr>
              <w:br/>
              <w:t>tra i contatti.</w:t>
            </w:r>
          </w:p>
          <w:p w:rsidR="00BF5228" w:rsidRDefault="00BF5228" w:rsidP="00BF5228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1775A5">
              <w:rPr>
                <w:sz w:val="20"/>
                <w:szCs w:val="18"/>
              </w:rPr>
              <w:t>Non utilizzare prese multiple o prolunghe.</w:t>
            </w:r>
          </w:p>
          <w:p w:rsidR="00BF5228" w:rsidRDefault="00BF5228" w:rsidP="00BF5228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1775A5">
              <w:rPr>
                <w:sz w:val="20"/>
                <w:szCs w:val="18"/>
              </w:rPr>
              <w:t>Non tirare il cavo di alimentazione</w:t>
            </w:r>
            <w:r>
              <w:rPr>
                <w:sz w:val="20"/>
                <w:szCs w:val="18"/>
              </w:rPr>
              <w:t xml:space="preserve"> </w:t>
            </w:r>
            <w:r w:rsidRPr="001775A5">
              <w:rPr>
                <w:sz w:val="20"/>
                <w:szCs w:val="18"/>
              </w:rPr>
              <w:t>dell'apparecchio per staccarlo dalla presa di</w:t>
            </w:r>
            <w:r w:rsidRPr="001775A5">
              <w:rPr>
                <w:sz w:val="20"/>
                <w:szCs w:val="18"/>
              </w:rPr>
              <w:br/>
              <w:t>corrente.</w:t>
            </w:r>
          </w:p>
          <w:p w:rsidR="00BF5228" w:rsidRDefault="00BF5228" w:rsidP="00BF5228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1775A5">
              <w:rPr>
                <w:sz w:val="20"/>
                <w:szCs w:val="18"/>
              </w:rPr>
              <w:t>Una volta terminata l'installazione, i componenti</w:t>
            </w:r>
            <w:r>
              <w:rPr>
                <w:sz w:val="20"/>
                <w:szCs w:val="18"/>
              </w:rPr>
              <w:t xml:space="preserve"> </w:t>
            </w:r>
            <w:r w:rsidRPr="001775A5">
              <w:rPr>
                <w:sz w:val="20"/>
                <w:szCs w:val="18"/>
              </w:rPr>
              <w:t>elettrici non dovranno più essere accessibili</w:t>
            </w:r>
            <w:r>
              <w:rPr>
                <w:sz w:val="20"/>
                <w:szCs w:val="18"/>
              </w:rPr>
              <w:t xml:space="preserve"> </w:t>
            </w:r>
            <w:r w:rsidRPr="001775A5">
              <w:rPr>
                <w:sz w:val="20"/>
                <w:szCs w:val="18"/>
              </w:rPr>
              <w:t>dall'utilizzatore.</w:t>
            </w:r>
          </w:p>
          <w:p w:rsidR="00BF5228" w:rsidRDefault="00BF5228" w:rsidP="00BF5228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1775A5">
              <w:rPr>
                <w:sz w:val="20"/>
                <w:szCs w:val="18"/>
              </w:rPr>
              <w:t>Non toccare l'apparecchio con parti del corpo</w:t>
            </w:r>
            <w:r>
              <w:rPr>
                <w:sz w:val="20"/>
                <w:szCs w:val="18"/>
              </w:rPr>
              <w:t xml:space="preserve"> </w:t>
            </w:r>
            <w:r w:rsidRPr="001775A5">
              <w:rPr>
                <w:sz w:val="20"/>
                <w:szCs w:val="18"/>
              </w:rPr>
              <w:t>umide e non utilizzarlo a piedi nudi.</w:t>
            </w:r>
          </w:p>
          <w:p w:rsidR="00BF5228" w:rsidRDefault="00BF5228" w:rsidP="00BF5228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1775A5">
              <w:rPr>
                <w:sz w:val="20"/>
                <w:szCs w:val="18"/>
              </w:rPr>
              <w:t>L'apparecchio è destinato esclusivamente ad uso</w:t>
            </w:r>
            <w:r>
              <w:rPr>
                <w:sz w:val="20"/>
                <w:szCs w:val="18"/>
              </w:rPr>
              <w:t xml:space="preserve"> </w:t>
            </w:r>
            <w:r w:rsidRPr="001775A5">
              <w:rPr>
                <w:sz w:val="20"/>
                <w:szCs w:val="18"/>
              </w:rPr>
              <w:t>domestico per la cottura di alimenti. Non sono</w:t>
            </w:r>
            <w:r>
              <w:rPr>
                <w:sz w:val="20"/>
                <w:szCs w:val="18"/>
              </w:rPr>
              <w:t xml:space="preserve"> </w:t>
            </w:r>
            <w:r w:rsidRPr="001775A5">
              <w:rPr>
                <w:sz w:val="20"/>
                <w:szCs w:val="18"/>
              </w:rPr>
              <w:t>consentiti altri usi (es. riscaldare ambienti). Il</w:t>
            </w:r>
            <w:r w:rsidRPr="001775A5">
              <w:rPr>
                <w:sz w:val="20"/>
                <w:szCs w:val="18"/>
              </w:rPr>
              <w:br/>
              <w:t>fabbricante declina ogni responsabilità per usi</w:t>
            </w:r>
            <w:r>
              <w:rPr>
                <w:sz w:val="20"/>
                <w:szCs w:val="18"/>
              </w:rPr>
              <w:t xml:space="preserve"> </w:t>
            </w:r>
            <w:r w:rsidRPr="001775A5">
              <w:rPr>
                <w:sz w:val="20"/>
                <w:szCs w:val="18"/>
              </w:rPr>
              <w:t>non appropriati o per errate impostazioni dei</w:t>
            </w:r>
            <w:r>
              <w:rPr>
                <w:sz w:val="20"/>
                <w:szCs w:val="18"/>
              </w:rPr>
              <w:t xml:space="preserve"> </w:t>
            </w:r>
            <w:r w:rsidRPr="001775A5">
              <w:rPr>
                <w:sz w:val="20"/>
                <w:szCs w:val="18"/>
              </w:rPr>
              <w:t>comandi.</w:t>
            </w:r>
          </w:p>
          <w:p w:rsidR="00BF5228" w:rsidRDefault="00BF5228" w:rsidP="00BF5228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1775A5">
              <w:rPr>
                <w:sz w:val="20"/>
                <w:szCs w:val="18"/>
              </w:rPr>
              <w:t>L'utilizzo dell'apparecchio non è consentito alle</w:t>
            </w:r>
            <w:r>
              <w:rPr>
                <w:sz w:val="20"/>
                <w:szCs w:val="18"/>
              </w:rPr>
              <w:t xml:space="preserve"> </w:t>
            </w:r>
            <w:r w:rsidRPr="001775A5">
              <w:rPr>
                <w:sz w:val="20"/>
                <w:szCs w:val="18"/>
              </w:rPr>
              <w:t>persone (inclusi i bambini) con ridotte capacità</w:t>
            </w:r>
            <w:r>
              <w:rPr>
                <w:sz w:val="20"/>
                <w:szCs w:val="18"/>
              </w:rPr>
              <w:t xml:space="preserve"> </w:t>
            </w:r>
            <w:r w:rsidRPr="001775A5">
              <w:rPr>
                <w:sz w:val="20"/>
                <w:szCs w:val="18"/>
              </w:rPr>
              <w:t>fisiche, sensoriali o mentali, o con mancanza di</w:t>
            </w:r>
            <w:r>
              <w:rPr>
                <w:sz w:val="20"/>
                <w:szCs w:val="18"/>
              </w:rPr>
              <w:t xml:space="preserve"> </w:t>
            </w:r>
            <w:r w:rsidRPr="001775A5">
              <w:rPr>
                <w:sz w:val="20"/>
                <w:szCs w:val="18"/>
              </w:rPr>
              <w:t>esperienza o conoscenza, a meno che non</w:t>
            </w:r>
            <w:r>
              <w:rPr>
                <w:sz w:val="20"/>
                <w:szCs w:val="18"/>
              </w:rPr>
              <w:t xml:space="preserve"> </w:t>
            </w:r>
            <w:r w:rsidRPr="001775A5">
              <w:rPr>
                <w:sz w:val="20"/>
                <w:szCs w:val="18"/>
              </w:rPr>
              <w:t>abbiano avuto istruzioni riguardanti l'uso</w:t>
            </w:r>
            <w:r w:rsidRPr="001775A5">
              <w:rPr>
                <w:sz w:val="20"/>
                <w:szCs w:val="18"/>
              </w:rPr>
              <w:br/>
              <w:t>dell'apparecchio da parte di persone responsabili</w:t>
            </w:r>
            <w:r>
              <w:rPr>
                <w:sz w:val="20"/>
                <w:szCs w:val="18"/>
              </w:rPr>
              <w:t xml:space="preserve"> </w:t>
            </w:r>
            <w:r w:rsidRPr="001775A5">
              <w:rPr>
                <w:sz w:val="20"/>
                <w:szCs w:val="18"/>
              </w:rPr>
              <w:t>della loro sicurezza.</w:t>
            </w:r>
          </w:p>
          <w:p w:rsidR="00BF5228" w:rsidRDefault="00BF5228" w:rsidP="00BF5228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1775A5">
              <w:rPr>
                <w:sz w:val="20"/>
                <w:szCs w:val="18"/>
              </w:rPr>
              <w:t>Le parti accessibili possono diventare molto</w:t>
            </w:r>
            <w:r>
              <w:rPr>
                <w:sz w:val="20"/>
                <w:szCs w:val="18"/>
              </w:rPr>
              <w:t xml:space="preserve"> </w:t>
            </w:r>
            <w:r w:rsidRPr="001775A5">
              <w:rPr>
                <w:sz w:val="20"/>
                <w:szCs w:val="18"/>
              </w:rPr>
              <w:t>calde durante l'uso. I bambini devono essere</w:t>
            </w:r>
            <w:r>
              <w:rPr>
                <w:sz w:val="20"/>
                <w:szCs w:val="18"/>
              </w:rPr>
              <w:t xml:space="preserve"> </w:t>
            </w:r>
            <w:r w:rsidRPr="001775A5">
              <w:rPr>
                <w:sz w:val="20"/>
                <w:szCs w:val="18"/>
              </w:rPr>
              <w:t xml:space="preserve">mantenuti a distanza e sorvegliati </w:t>
            </w:r>
            <w:proofErr w:type="spellStart"/>
            <w:r w:rsidRPr="001775A5">
              <w:rPr>
                <w:sz w:val="20"/>
                <w:szCs w:val="18"/>
              </w:rPr>
              <w:t>affinchè</w:t>
            </w:r>
            <w:proofErr w:type="spellEnd"/>
            <w:r w:rsidRPr="001775A5">
              <w:rPr>
                <w:sz w:val="20"/>
                <w:szCs w:val="18"/>
              </w:rPr>
              <w:t xml:space="preserve"> non</w:t>
            </w:r>
            <w:r w:rsidRPr="001775A5">
              <w:rPr>
                <w:sz w:val="20"/>
                <w:szCs w:val="18"/>
              </w:rPr>
              <w:br/>
              <w:t>giochino con l'apparecchio.</w:t>
            </w:r>
          </w:p>
          <w:p w:rsidR="00BF5228" w:rsidRDefault="00BF5228" w:rsidP="00BF5228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1775A5">
              <w:rPr>
                <w:sz w:val="20"/>
                <w:szCs w:val="18"/>
              </w:rPr>
              <w:t>Durante e dopo l'uso non toccare gli elementi</w:t>
            </w:r>
            <w:r>
              <w:rPr>
                <w:sz w:val="20"/>
                <w:szCs w:val="18"/>
              </w:rPr>
              <w:t xml:space="preserve"> </w:t>
            </w:r>
            <w:r w:rsidRPr="001775A5">
              <w:rPr>
                <w:sz w:val="20"/>
                <w:szCs w:val="18"/>
              </w:rPr>
              <w:t>riscaldanti dell'apparecchio perché possono</w:t>
            </w:r>
            <w:r>
              <w:rPr>
                <w:sz w:val="20"/>
                <w:szCs w:val="18"/>
              </w:rPr>
              <w:t xml:space="preserve"> </w:t>
            </w:r>
            <w:r w:rsidRPr="001775A5">
              <w:rPr>
                <w:sz w:val="20"/>
                <w:szCs w:val="18"/>
              </w:rPr>
              <w:t>causare ustioni. Evitare il contatto con panni o</w:t>
            </w:r>
            <w:r w:rsidRPr="001775A5">
              <w:rPr>
                <w:sz w:val="20"/>
                <w:szCs w:val="18"/>
              </w:rPr>
              <w:br/>
              <w:t>altro materiale infiammabile fino a che tutti i</w:t>
            </w:r>
            <w:r>
              <w:rPr>
                <w:sz w:val="20"/>
                <w:szCs w:val="18"/>
              </w:rPr>
              <w:t xml:space="preserve"> </w:t>
            </w:r>
            <w:r w:rsidRPr="001775A5">
              <w:rPr>
                <w:sz w:val="20"/>
                <w:szCs w:val="18"/>
              </w:rPr>
              <w:t>componenti dell'apparecchio non si siano</w:t>
            </w:r>
            <w:r>
              <w:rPr>
                <w:sz w:val="20"/>
                <w:szCs w:val="18"/>
              </w:rPr>
              <w:t xml:space="preserve"> </w:t>
            </w:r>
            <w:r w:rsidRPr="001775A5">
              <w:rPr>
                <w:sz w:val="20"/>
                <w:szCs w:val="18"/>
              </w:rPr>
              <w:t>sufficientemente raffreddati.</w:t>
            </w:r>
          </w:p>
          <w:p w:rsidR="00BF5228" w:rsidRDefault="00BF5228" w:rsidP="00BF5228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1775A5">
              <w:rPr>
                <w:sz w:val="20"/>
                <w:szCs w:val="18"/>
              </w:rPr>
              <w:t>Usare guanti da forno per rimuovere pentole e</w:t>
            </w:r>
            <w:r>
              <w:rPr>
                <w:sz w:val="20"/>
                <w:szCs w:val="18"/>
              </w:rPr>
              <w:t xml:space="preserve"> </w:t>
            </w:r>
            <w:r w:rsidRPr="001775A5">
              <w:rPr>
                <w:sz w:val="20"/>
                <w:szCs w:val="18"/>
              </w:rPr>
              <w:t>accessori facendo attenzione a non toccare gli</w:t>
            </w:r>
            <w:r>
              <w:rPr>
                <w:sz w:val="20"/>
                <w:szCs w:val="18"/>
              </w:rPr>
              <w:t xml:space="preserve"> </w:t>
            </w:r>
            <w:r w:rsidRPr="001775A5">
              <w:rPr>
                <w:sz w:val="20"/>
                <w:szCs w:val="18"/>
              </w:rPr>
              <w:t>elementi riscaldanti.</w:t>
            </w:r>
          </w:p>
          <w:p w:rsidR="00BF5228" w:rsidRDefault="00BF5228" w:rsidP="00BF5228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1775A5">
              <w:rPr>
                <w:sz w:val="20"/>
                <w:szCs w:val="18"/>
              </w:rPr>
              <w:t>Non riporre materiale infiammabile</w:t>
            </w:r>
            <w:r>
              <w:rPr>
                <w:sz w:val="20"/>
                <w:szCs w:val="18"/>
              </w:rPr>
              <w:t xml:space="preserve"> </w:t>
            </w:r>
            <w:r w:rsidRPr="001775A5">
              <w:rPr>
                <w:sz w:val="20"/>
                <w:szCs w:val="18"/>
              </w:rPr>
              <w:t>sull'apparecchio o nelle sue vicinanze. Se</w:t>
            </w:r>
            <w:r w:rsidRPr="001775A5">
              <w:rPr>
                <w:sz w:val="20"/>
                <w:szCs w:val="18"/>
              </w:rPr>
              <w:br/>
              <w:t>l'apparecchio dovesse essere messo in funzione</w:t>
            </w:r>
            <w:r>
              <w:rPr>
                <w:sz w:val="20"/>
                <w:szCs w:val="18"/>
              </w:rPr>
              <w:t xml:space="preserve"> </w:t>
            </w:r>
            <w:r w:rsidRPr="001775A5">
              <w:rPr>
                <w:sz w:val="20"/>
                <w:szCs w:val="18"/>
              </w:rPr>
              <w:t>inavvertitamente, potrebbe incendiarsi.</w:t>
            </w:r>
          </w:p>
          <w:p w:rsidR="00BF5228" w:rsidRDefault="00BF5228" w:rsidP="00BF5228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1775A5">
              <w:rPr>
                <w:sz w:val="20"/>
                <w:szCs w:val="18"/>
              </w:rPr>
              <w:t>I grassi e gli oli surriscaldati prendono facilmente</w:t>
            </w:r>
            <w:r>
              <w:rPr>
                <w:sz w:val="20"/>
                <w:szCs w:val="18"/>
              </w:rPr>
              <w:t xml:space="preserve"> </w:t>
            </w:r>
            <w:r w:rsidRPr="001775A5">
              <w:rPr>
                <w:sz w:val="20"/>
                <w:szCs w:val="18"/>
              </w:rPr>
              <w:t>fuoco. Sorvegliare la cottura di alimenti ricchi di</w:t>
            </w:r>
            <w:r>
              <w:rPr>
                <w:sz w:val="20"/>
                <w:szCs w:val="18"/>
              </w:rPr>
              <w:t xml:space="preserve"> </w:t>
            </w:r>
            <w:r w:rsidRPr="001775A5">
              <w:rPr>
                <w:sz w:val="20"/>
                <w:szCs w:val="18"/>
              </w:rPr>
              <w:t>grasso e di olio.</w:t>
            </w:r>
          </w:p>
          <w:p w:rsidR="00BF5228" w:rsidRDefault="00BF5228" w:rsidP="00BF5228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1775A5">
              <w:rPr>
                <w:sz w:val="20"/>
                <w:szCs w:val="18"/>
              </w:rPr>
              <w:t>Quest'apparecchio è conforme alle attuali norme</w:t>
            </w:r>
            <w:r>
              <w:rPr>
                <w:sz w:val="20"/>
                <w:szCs w:val="18"/>
              </w:rPr>
              <w:t xml:space="preserve"> </w:t>
            </w:r>
            <w:r w:rsidRPr="001775A5">
              <w:rPr>
                <w:sz w:val="20"/>
                <w:szCs w:val="18"/>
              </w:rPr>
              <w:t>di sicurezza e alle norme sulla compatibilità</w:t>
            </w:r>
            <w:r>
              <w:rPr>
                <w:sz w:val="20"/>
                <w:szCs w:val="18"/>
              </w:rPr>
              <w:t xml:space="preserve"> </w:t>
            </w:r>
            <w:r w:rsidRPr="001775A5">
              <w:rPr>
                <w:sz w:val="20"/>
                <w:szCs w:val="18"/>
              </w:rPr>
              <w:t>elettromagnetica in vigore. Ciononostante, si</w:t>
            </w:r>
            <w:r w:rsidRPr="001775A5">
              <w:rPr>
                <w:sz w:val="20"/>
                <w:szCs w:val="18"/>
              </w:rPr>
              <w:br/>
              <w:t>sconsiglia l'uso dell'apparecchio ai portatori di</w:t>
            </w:r>
            <w:r>
              <w:rPr>
                <w:sz w:val="20"/>
                <w:szCs w:val="18"/>
              </w:rPr>
              <w:t xml:space="preserve"> </w:t>
            </w:r>
            <w:r w:rsidRPr="001775A5">
              <w:rPr>
                <w:sz w:val="20"/>
                <w:szCs w:val="18"/>
              </w:rPr>
              <w:t>pacemaker. È impossibile garantire che tutti gli</w:t>
            </w:r>
            <w:r>
              <w:rPr>
                <w:sz w:val="20"/>
                <w:szCs w:val="18"/>
              </w:rPr>
              <w:t xml:space="preserve"> </w:t>
            </w:r>
            <w:r w:rsidRPr="001775A5">
              <w:rPr>
                <w:sz w:val="20"/>
                <w:szCs w:val="18"/>
              </w:rPr>
              <w:t>apparecchi di questo tipo reperibili sul mercato</w:t>
            </w:r>
            <w:r w:rsidRPr="001775A5">
              <w:rPr>
                <w:sz w:val="20"/>
                <w:szCs w:val="18"/>
              </w:rPr>
              <w:br/>
              <w:t>siano conformi alle norme relative a sicurezza e</w:t>
            </w:r>
            <w:r>
              <w:rPr>
                <w:sz w:val="20"/>
                <w:szCs w:val="18"/>
              </w:rPr>
              <w:t xml:space="preserve"> </w:t>
            </w:r>
            <w:r w:rsidRPr="001775A5">
              <w:rPr>
                <w:sz w:val="20"/>
                <w:szCs w:val="18"/>
              </w:rPr>
              <w:t>compatibilità elettromagnetica attualmente in</w:t>
            </w:r>
            <w:r>
              <w:rPr>
                <w:sz w:val="20"/>
                <w:szCs w:val="18"/>
              </w:rPr>
              <w:t xml:space="preserve"> </w:t>
            </w:r>
            <w:r w:rsidRPr="001775A5">
              <w:rPr>
                <w:sz w:val="20"/>
                <w:szCs w:val="18"/>
              </w:rPr>
              <w:t>vigore ed escludere totalmente l'eventualità di</w:t>
            </w:r>
            <w:r>
              <w:rPr>
                <w:sz w:val="20"/>
                <w:szCs w:val="18"/>
              </w:rPr>
              <w:t xml:space="preserve"> </w:t>
            </w:r>
            <w:r w:rsidRPr="001775A5">
              <w:rPr>
                <w:sz w:val="20"/>
                <w:szCs w:val="18"/>
              </w:rPr>
              <w:t>interferenze nocive. È inoltre possibile che i</w:t>
            </w:r>
            <w:r>
              <w:rPr>
                <w:sz w:val="20"/>
                <w:szCs w:val="18"/>
              </w:rPr>
              <w:t xml:space="preserve"> </w:t>
            </w:r>
            <w:r w:rsidRPr="001775A5">
              <w:rPr>
                <w:sz w:val="20"/>
                <w:szCs w:val="18"/>
              </w:rPr>
              <w:t>portatori di altri tipi di dispositivi, come protesi</w:t>
            </w:r>
            <w:r w:rsidRPr="001775A5">
              <w:rPr>
                <w:sz w:val="20"/>
                <w:szCs w:val="18"/>
              </w:rPr>
              <w:br/>
              <w:t>acustiche, possano avvertire qualche disagio.</w:t>
            </w:r>
          </w:p>
          <w:p w:rsidR="00BF5228" w:rsidRPr="001775A5" w:rsidRDefault="00BF5228" w:rsidP="00BF5228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1775A5">
              <w:rPr>
                <w:sz w:val="20"/>
                <w:szCs w:val="18"/>
              </w:rPr>
              <w:t>Non porre sulla zona di cottura oggetti metallici,</w:t>
            </w:r>
            <w:r>
              <w:rPr>
                <w:sz w:val="20"/>
                <w:szCs w:val="18"/>
              </w:rPr>
              <w:t xml:space="preserve"> </w:t>
            </w:r>
            <w:r w:rsidRPr="001775A5">
              <w:rPr>
                <w:sz w:val="20"/>
                <w:szCs w:val="18"/>
              </w:rPr>
              <w:t>quali utensili da cucina (coltelli, forchette,</w:t>
            </w:r>
            <w:r>
              <w:rPr>
                <w:sz w:val="20"/>
                <w:szCs w:val="18"/>
              </w:rPr>
              <w:t xml:space="preserve"> </w:t>
            </w:r>
            <w:r w:rsidRPr="001775A5">
              <w:rPr>
                <w:sz w:val="20"/>
                <w:szCs w:val="18"/>
              </w:rPr>
              <w:t>cucchiai, coperchi, etc.) perché potrebbero</w:t>
            </w:r>
            <w:r>
              <w:rPr>
                <w:sz w:val="20"/>
                <w:szCs w:val="18"/>
              </w:rPr>
              <w:t xml:space="preserve"> </w:t>
            </w:r>
            <w:r w:rsidRPr="001775A5">
              <w:rPr>
                <w:sz w:val="20"/>
                <w:szCs w:val="18"/>
              </w:rPr>
              <w:t>scaldarsi.</w:t>
            </w:r>
          </w:p>
        </w:tc>
      </w:tr>
      <w:tr w:rsidR="00BF5228" w:rsidRPr="00212644" w:rsidTr="00A22AE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BF5228" w:rsidRPr="006C1934" w:rsidRDefault="00BF5228" w:rsidP="00A22AEB">
            <w:pPr>
              <w:rPr>
                <w:b/>
              </w:rPr>
            </w:pPr>
            <w:r>
              <w:rPr>
                <w:b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F5228" w:rsidRDefault="00BF5228" w:rsidP="00A22AEB">
            <w:ins w:id="1" w:author="Lionel" w:date="2019-02-04T17:45:00Z">
              <w:r>
                <w:rPr>
                  <w:noProof/>
                </w:rPr>
                <w:drawing>
                  <wp:anchor distT="0" distB="0" distL="114300" distR="114300" simplePos="0" relativeHeight="251659264" behindDoc="1" locked="0" layoutInCell="1" allowOverlap="1" wp14:anchorId="585128E1" wp14:editId="3C9A2664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0" b="0"/>
                    <wp:wrapNone/>
                    <wp:docPr id="5" name="Immagine 5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4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:rsidR="00BF5228" w:rsidRDefault="00BF5228" w:rsidP="00A22AEB"/>
          <w:p w:rsidR="00BF5228" w:rsidRPr="00671D56" w:rsidRDefault="00BF5228" w:rsidP="00A22AEB"/>
        </w:tc>
      </w:tr>
      <w:tr w:rsidR="00BF5228" w:rsidRPr="00363F34" w:rsidTr="00A22AE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BF5228" w:rsidRDefault="00BF5228" w:rsidP="00A22AEB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F5228" w:rsidRPr="00E2259C" w:rsidRDefault="00BF5228" w:rsidP="00BF5228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E2259C">
              <w:rPr>
                <w:noProof/>
                <w:sz w:val="20"/>
                <w:szCs w:val="20"/>
              </w:rPr>
              <w:t>Guanti di protezione contro rischi termici (EN 407)</w:t>
            </w:r>
          </w:p>
          <w:p w:rsidR="00BF5228" w:rsidRPr="007B1FB7" w:rsidRDefault="00BF5228" w:rsidP="00BF5228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7B1FB7">
              <w:rPr>
                <w:noProof/>
                <w:sz w:val="20"/>
                <w:szCs w:val="20"/>
              </w:rPr>
              <w:t>Protezione personale degli occhi (EN 166)</w:t>
            </w:r>
          </w:p>
          <w:p w:rsidR="00BF5228" w:rsidRDefault="00BF5228" w:rsidP="00BF5228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7B1FB7">
              <w:rPr>
                <w:noProof/>
                <w:sz w:val="20"/>
                <w:szCs w:val="20"/>
              </w:rPr>
              <w:t>Scarpa di sicurezza (EN ISO 20345)</w:t>
            </w:r>
          </w:p>
          <w:p w:rsidR="00BF5228" w:rsidRDefault="00BF5228" w:rsidP="00BF5228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A92EEA">
              <w:rPr>
                <w:noProof/>
                <w:sz w:val="20"/>
                <w:szCs w:val="20"/>
              </w:rPr>
              <w:t>Cuffie per alimenti TNT (EN 340)</w:t>
            </w:r>
          </w:p>
          <w:p w:rsidR="00BF5228" w:rsidRPr="00363F34" w:rsidRDefault="00BF5228" w:rsidP="00BF5228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</w:rPr>
            </w:pPr>
            <w:r w:rsidRPr="00A653D4">
              <w:rPr>
                <w:noProof/>
                <w:sz w:val="20"/>
                <w:szCs w:val="20"/>
              </w:rPr>
              <w:t>Tuta da lavoro</w:t>
            </w:r>
          </w:p>
        </w:tc>
      </w:tr>
    </w:tbl>
    <w:p w:rsidR="00BF5228" w:rsidRDefault="00BF5228">
      <w:bookmarkStart w:id="2" w:name="_GoBack"/>
      <w:bookmarkEnd w:id="2"/>
    </w:p>
    <w:sectPr w:rsidR="00BF522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D07EE6"/>
    <w:multiLevelType w:val="hybridMultilevel"/>
    <w:tmpl w:val="464AE1A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Lionel">
    <w15:presenceInfo w15:providerId="None" w15:userId="Lion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228"/>
    <w:rsid w:val="00BF5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54A497-B685-4551-869E-564D17780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BF5228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BF5228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BF5228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rsid w:val="00BF5228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551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1</cp:revision>
  <dcterms:created xsi:type="dcterms:W3CDTF">2019-06-13T09:05:00Z</dcterms:created>
  <dcterms:modified xsi:type="dcterms:W3CDTF">2019-06-13T09:05:00Z</dcterms:modified>
</cp:coreProperties>
</file>