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D292D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292D" w:rsidRPr="00FE26E4" w:rsidRDefault="000D292D" w:rsidP="00A22AEB">
            <w:pPr>
              <w:pStyle w:val="Titolo3"/>
            </w:pPr>
            <w:bookmarkStart w:id="0" w:name="_Toc11315288"/>
            <w:r>
              <w:t>ATTREZZATURE: SEGAOSSA</w:t>
            </w:r>
            <w:bookmarkEnd w:id="0"/>
          </w:p>
        </w:tc>
      </w:tr>
      <w:tr w:rsidR="000D292D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Pr="006C1934" w:rsidRDefault="000D292D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Default="000D292D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0D292D" w:rsidRDefault="000D292D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0D292D" w:rsidRPr="00671D56" w:rsidRDefault="000D292D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0D292D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Pr="006C1934" w:rsidRDefault="000D292D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Pr="00AC3990" w:rsidRDefault="000D292D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0D292D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Pr="006C1934" w:rsidRDefault="000D292D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Default="000D292D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0D292D" w:rsidRDefault="000D292D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SCIVOLAMENTI, INCIAMPI, CADUTE</w:t>
            </w:r>
          </w:p>
          <w:p w:rsidR="000D292D" w:rsidRDefault="000D292D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0D292D" w:rsidRPr="00AC3990" w:rsidRDefault="000D292D" w:rsidP="00A22A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0D292D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Pr="006C1934" w:rsidRDefault="000D292D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Pr="009E263B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Attenersi sempre alle norme di sicurezza e alle istruzioni del manuale.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L'impianto elettrico di alimentazione deve essere eseguito secondo le norme vigenti (Direttiva CEI 64-8/1-7 del 1992).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Controllare periodicamente che i vari cavi di corrente siano in perfette condizioni (Direttiva CEI 64-8/1-7 del 1992).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 xml:space="preserve">Non lasciare avvicinare alla macchina persone estranee al lavoro. 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L'uso, la manutenzione e la riparazione della macchina sono operazioni consentite al solo operatore abilitato. Detto operatore deve essere persona fisicamente e intellettualmente idoneo.</w:t>
            </w:r>
            <w:r>
              <w:rPr>
                <w:sz w:val="20"/>
                <w:szCs w:val="18"/>
              </w:rPr>
              <w:t xml:space="preserve"> </w:t>
            </w:r>
            <w:r w:rsidRPr="009E263B">
              <w:rPr>
                <w:sz w:val="20"/>
                <w:szCs w:val="18"/>
              </w:rPr>
              <w:t>Quando la macchina non è in funzione, proteggere la stessa da eventuali manovre causate involontariamente. Togliere la spina dalla alimentazione.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Controllare, prima di iniziare il lavoro, l'eventuale presenza di difetti visibili sui dispositivi di sicurezza e il regolare funzionamento del pulsante di arresto di emergenza</w:t>
            </w:r>
            <w:r>
              <w:rPr>
                <w:sz w:val="20"/>
                <w:szCs w:val="18"/>
              </w:rPr>
              <w:t>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Accertarsi che: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vi siano persone estranee vicino alla macchina,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vi siano sulla macchina oggetti estranei (utensili, stracci, ecc.)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 xml:space="preserve">la macchina, dopo la messa in moto, non emetta rumori strani; se </w:t>
            </w:r>
            <w:proofErr w:type="spellStart"/>
            <w:r w:rsidRPr="009E263B">
              <w:rPr>
                <w:sz w:val="20"/>
                <w:szCs w:val="18"/>
              </w:rPr>
              <w:t>cosi'</w:t>
            </w:r>
            <w:proofErr w:type="spellEnd"/>
            <w:r w:rsidRPr="009E263B">
              <w:rPr>
                <w:sz w:val="20"/>
                <w:szCs w:val="18"/>
              </w:rPr>
              <w:t xml:space="preserve"> fosse, arrestarla immediatamente e individuare la causa.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 xml:space="preserve">PRIMA DELLA MESSA IN MOTO 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azionare o regolare in alcun caso gli elementi di comando, i dispositivi di controllo, ecc. se non si è autorizzati e se non se ne conosce il funzionamento. Prima dell'inizio del lavoro, l'operatore deve verificare l'eventuale presenza di difetti visibili sui dispositivi di sicurezza e della macchina.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lasciare avvicinare persone estranee alla macchina.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L'operatore deve essere pratico della funzione del pulsante di arresto di emergenza e deve controllarlo regolarmente</w:t>
            </w:r>
            <w:r>
              <w:rPr>
                <w:sz w:val="20"/>
                <w:szCs w:val="18"/>
              </w:rPr>
              <w:t>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In caso di inconvenienti che compromettano la sicurezza di funzionamento della macchina quest'ultima deve essere arrestata. Se per l'esecuzione di lavori di installazione, manutenzione e riparazione, è inevitabile il disinserimento dei dispositivi di sicurezza, questo può essere fatto esclusivamente da persone autorizzate, le quali devono fare in modo che non sopravvengano danni alle persone o alla macchina.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PRIMA DELLA MESSA IN FUNZIONE E DURANTE LA PRODUZIONE ACCERTARSI CHE: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Sulla macchina non ci siano presenti pezzi sciolti.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Controllare che tutti i portelli siano chiusi e le protezioni siano inserite.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Durante il normale ciclo produttivo della macchina, non disattivare mai i dispositivi di sicurezza e di protezione.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 xml:space="preserve">Durante il funzionamento della macchina, fare attenzione ai rumori insoliti. 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Verificare la causa ed eliminare il guasto.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maneggiare arnesi, detergenti esimili in prossimità della macchina in funzione.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Non intervenire sulla macchina in funzione e mantenersi alla dovuta distanza dalle parti in movimento della stessa</w:t>
            </w:r>
            <w:r>
              <w:rPr>
                <w:sz w:val="20"/>
                <w:szCs w:val="18"/>
              </w:rPr>
              <w:t>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Norme di sicurezza per la manutenzione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Durante la manutenzione e la riparazione: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lastRenderedPageBreak/>
              <w:t>Non pulire con acqua o altri fluidi le parti elettriche della macchina.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 xml:space="preserve">In caso di </w:t>
            </w:r>
            <w:proofErr w:type="spellStart"/>
            <w:r w:rsidRPr="009E263B">
              <w:rPr>
                <w:sz w:val="20"/>
                <w:szCs w:val="18"/>
              </w:rPr>
              <w:t>utillizzo</w:t>
            </w:r>
            <w:proofErr w:type="spellEnd"/>
            <w:r w:rsidRPr="009E263B">
              <w:rPr>
                <w:sz w:val="20"/>
                <w:szCs w:val="18"/>
              </w:rPr>
              <w:t xml:space="preserve"> di tali detergenti, servirsi di un abbigliamento protettivo adeguato (occhiali, guanti, ecc.).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263B">
              <w:rPr>
                <w:sz w:val="20"/>
                <w:szCs w:val="18"/>
              </w:rPr>
              <w:t>Verificare gli eventuali danni sugli elementi di comando e sostituire tali pezzi</w:t>
            </w:r>
            <w:r>
              <w:rPr>
                <w:sz w:val="20"/>
                <w:szCs w:val="18"/>
              </w:rPr>
              <w:t>.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 xml:space="preserve">Tutte le operazioni di riparazione devono essere dirette da un responsabile. 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Per tutta la durata dei lavori di manutenzione e riparazione della macchina l'interruttore di protezione deve rimanere disinserito. Impedire la messa in funzione da parte di persone non autorizzate disinserendo la spina elettrica dalla presa di tensione.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ATTENZIONE: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Le operazioni di riparazione sulla macchina devono essere effettuate esclusivamente da personale specializzato appositamente addestrato. Questo personale deve effettuare i lavori con la dovuta attenzione, in modo tale da evitare danni alle persone e alla macchina.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Prima di effettuare dei lavori all'impianto elettrico occorre disinserire la tensione. Per liberare il quadro dalla tensione devono essere rispettate alcune regole di sicurezza: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disinserire la tensione;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assicurarsi contro un nuovo inserimento;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verificarsi della liberazione di tensione impiegando solamente strumenti perfetti;</w:t>
            </w:r>
          </w:p>
          <w:p w:rsidR="000D292D" w:rsidRDefault="000D292D" w:rsidP="000D292D">
            <w:pPr>
              <w:pStyle w:val="Paragrafoelenco"/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le parti limitrofe sotto tensione devono essere adeguatamente protette.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CONTROLLO SEMESTRALE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Controllare tutti i dispositivi di sicurezza.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CONTROLLO ANNUALE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La macchina deve essere sottoposta da parte dell'operatore specializzato, ad un controllo annuale per verificare che tutte le sicurezze siano regolarmente funzionanti e che i vari organi della macchina siano in buone condizioni.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NOTA GENERALE</w:t>
            </w:r>
          </w:p>
          <w:p w:rsidR="000D292D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7B1FB7">
              <w:rPr>
                <w:sz w:val="20"/>
                <w:szCs w:val="18"/>
              </w:rPr>
              <w:t>Per qualsiasi lavoro di manutenzione, riparazione, ecc. impiegare PERSONALE SPECIALIZZATO.</w:t>
            </w:r>
          </w:p>
          <w:p w:rsidR="000D292D" w:rsidRPr="007B1FB7" w:rsidRDefault="000D292D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</w:tc>
      </w:tr>
      <w:tr w:rsidR="000D292D" w:rsidRPr="00212644" w:rsidTr="00A22AEB">
        <w:trPr>
          <w:trHeight w:val="158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Pr="006C1934" w:rsidRDefault="000D292D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Default="000D292D" w:rsidP="00A22AEB">
            <w:ins w:id="1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06CE0C33" wp14:editId="29B6A1B9">
                    <wp:simplePos x="0" y="0"/>
                    <wp:positionH relativeFrom="column">
                      <wp:posOffset>2609215</wp:posOffset>
                    </wp:positionH>
                    <wp:positionV relativeFrom="paragraph">
                      <wp:posOffset>-184785</wp:posOffset>
                    </wp:positionV>
                    <wp:extent cx="1209040" cy="431800"/>
                    <wp:effectExtent l="0" t="0" r="0" b="0"/>
                    <wp:wrapSquare wrapText="bothSides"/>
                    <wp:docPr id="98" name="Immagine 11" descr="1830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 descr="1830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09040" cy="43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401FE2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E66FB97" wp14:editId="2FCEB157">
                    <wp:simplePos x="0" y="0"/>
                    <wp:positionH relativeFrom="column">
                      <wp:posOffset>1283335</wp:posOffset>
                    </wp:positionH>
                    <wp:positionV relativeFrom="paragraph">
                      <wp:posOffset>-8255</wp:posOffset>
                    </wp:positionV>
                    <wp:extent cx="1313815" cy="467995"/>
                    <wp:effectExtent l="0" t="0" r="0" b="0"/>
                    <wp:wrapSquare wrapText="bothSides"/>
                    <wp:docPr id="94" name="Immagine 7" descr="E18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E18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7761626" wp14:editId="783C647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1" name="Immagine 1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0D292D" w:rsidRDefault="000D292D" w:rsidP="00A22AEB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3FE790C2" wp14:editId="31A946CF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276225</wp:posOffset>
                    </wp:positionV>
                    <wp:extent cx="1310005" cy="467995"/>
                    <wp:effectExtent l="0" t="0" r="0" b="0"/>
                    <wp:wrapSquare wrapText="bothSides"/>
                    <wp:docPr id="102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0D292D" w:rsidRPr="00671D56" w:rsidRDefault="000D292D" w:rsidP="00A22AEB"/>
        </w:tc>
      </w:tr>
      <w:tr w:rsidR="000D292D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D292D" w:rsidRDefault="000D292D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92D" w:rsidRPr="007B1FB7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0D292D" w:rsidRPr="007B1FB7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Otoprotettori (EN 352)</w:t>
            </w:r>
          </w:p>
          <w:p w:rsidR="000D292D" w:rsidRPr="007B1FB7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0D292D" w:rsidRPr="00A92EEA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0D292D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0D292D" w:rsidRPr="00363F34" w:rsidRDefault="000D292D" w:rsidP="000D292D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0D292D" w:rsidRDefault="000D292D">
      <w:bookmarkStart w:id="4" w:name="_GoBack"/>
      <w:bookmarkEnd w:id="4"/>
    </w:p>
    <w:sectPr w:rsidR="000D29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A10A7"/>
    <w:multiLevelType w:val="hybridMultilevel"/>
    <w:tmpl w:val="C3F292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070A"/>
    <w:multiLevelType w:val="hybridMultilevel"/>
    <w:tmpl w:val="51CED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734AA"/>
    <w:multiLevelType w:val="hybridMultilevel"/>
    <w:tmpl w:val="2932DC3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F424EC"/>
    <w:multiLevelType w:val="hybridMultilevel"/>
    <w:tmpl w:val="34C823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67A4B"/>
    <w:multiLevelType w:val="hybridMultilevel"/>
    <w:tmpl w:val="DD80FA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120D1"/>
    <w:multiLevelType w:val="hybridMultilevel"/>
    <w:tmpl w:val="79927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2D"/>
    <w:rsid w:val="000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A1B323-CF93-4582-B056-C67133E6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D292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D292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D292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0D292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2019-06-13T09:02:00Z</dcterms:created>
  <dcterms:modified xsi:type="dcterms:W3CDTF">2019-06-13T09:02:00Z</dcterms:modified>
</cp:coreProperties>
</file>