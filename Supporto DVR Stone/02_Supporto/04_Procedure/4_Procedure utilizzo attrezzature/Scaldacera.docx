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A68" w:rsidRDefault="00A31A68" w:rsidP="00A31A68">
      <w:pPr>
        <w:jc w:val="both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31A68" w:rsidRPr="00FE26E4" w:rsidTr="00614F3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31A68" w:rsidRPr="00FE26E4" w:rsidRDefault="00A31A68" w:rsidP="00614F39">
            <w:pPr>
              <w:pStyle w:val="Titolo3"/>
            </w:pPr>
            <w:bookmarkStart w:id="0" w:name="_Toc11235589"/>
            <w:bookmarkStart w:id="1" w:name="_Toc11315294"/>
            <w:bookmarkStart w:id="2" w:name="_Toc11664514"/>
            <w:bookmarkStart w:id="3" w:name="_Hlk11661411"/>
            <w:r>
              <w:t xml:space="preserve">ATTREZZATURE: </w:t>
            </w:r>
            <w:bookmarkEnd w:id="0"/>
            <w:bookmarkEnd w:id="1"/>
            <w:bookmarkEnd w:id="2"/>
            <w:r>
              <w:t xml:space="preserve">SCALDACERA </w:t>
            </w:r>
            <w:r>
              <w:t xml:space="preserve"> </w:t>
            </w:r>
          </w:p>
        </w:tc>
      </w:tr>
      <w:tr w:rsidR="00A31A68" w:rsidRPr="00671D56" w:rsidTr="00614F3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Pr="006C1934" w:rsidRDefault="00A31A68" w:rsidP="00614F3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Default="00A31A68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31A68" w:rsidRPr="00671D56" w:rsidRDefault="00A31A68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A31A68" w:rsidRPr="00AC3990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Pr="006C1934" w:rsidRDefault="00A31A68" w:rsidP="00614F3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Pr="00AC3990" w:rsidRDefault="00A31A68" w:rsidP="00614F3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A31A68" w:rsidRPr="00AC3990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Pr="006C1934" w:rsidRDefault="00A31A68" w:rsidP="00614F3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Default="00A31A68" w:rsidP="00614F39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ELETTRICI </w:t>
            </w:r>
          </w:p>
          <w:p w:rsidR="00A31A68" w:rsidRPr="00AC3990" w:rsidRDefault="00A31A68" w:rsidP="00614F39">
            <w:pPr>
              <w:rPr>
                <w:sz w:val="20"/>
                <w:szCs w:val="18"/>
              </w:rPr>
            </w:pPr>
            <w:r>
              <w:rPr>
                <w:caps/>
                <w:sz w:val="20"/>
                <w:szCs w:val="20"/>
              </w:rPr>
              <w:t xml:space="preserve">USTIONI </w:t>
            </w:r>
            <w:r>
              <w:rPr>
                <w:caps/>
                <w:sz w:val="20"/>
                <w:szCs w:val="20"/>
              </w:rPr>
              <w:t xml:space="preserve">  </w:t>
            </w:r>
          </w:p>
        </w:tc>
      </w:tr>
      <w:tr w:rsidR="00A31A68" w:rsidRPr="00A653D4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Pr="006C1934" w:rsidRDefault="00A31A68" w:rsidP="00614F3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immergere mai l’apparecchio in acqua o in altri liquidi.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lasciare esposto l’apparecchio ad agenti atmosferici (pioggia, sole, etc.).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>Non tenere l’apparecchio vicino a fonti di calore (es. termosifone).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>Questo apparecchio non deve essere utilizzato da persone (compresi i bambini) con capacità fisiche, sensoriali o mentali ridotte; da persone che manchino di esperienza e conoscenza dell’apparecchio, a meno che siano attentamente sorvegliate o ben istruite relativamente all’utilizzo dell’apparecchio stesso da parte di una persona responsabile della loro sicurezza.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Verificare attentamente che la temperatura del prodotto trattato non risulti troppo elevata.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Spegnere e scollegare l’apparecchio a fine giornata.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riutilizzare la stessa ceretta per più soggetti.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Mantenere pulito lo spazio dove si inserisce il prodotto da riscaldare. </w:t>
            </w:r>
          </w:p>
          <w:p w:rsidR="00A31A68" w:rsidRPr="00A31A68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6"/>
                <w:szCs w:val="14"/>
              </w:rPr>
            </w:pPr>
            <w:r w:rsidRPr="00A31A68">
              <w:rPr>
                <w:sz w:val="20"/>
                <w:szCs w:val="20"/>
              </w:rPr>
              <w:t xml:space="preserve">Non applicare in soggetti con segni di insufficienza venosa (varici), capillari fragili, </w:t>
            </w:r>
            <w:proofErr w:type="spellStart"/>
            <w:r w:rsidRPr="00A31A68">
              <w:rPr>
                <w:sz w:val="20"/>
                <w:szCs w:val="20"/>
              </w:rPr>
              <w:t>teleangiectasie</w:t>
            </w:r>
            <w:proofErr w:type="spellEnd"/>
            <w:r w:rsidRPr="00A31A68">
              <w:rPr>
                <w:sz w:val="20"/>
                <w:szCs w:val="20"/>
              </w:rPr>
              <w:t xml:space="preserve"> o irritazioni cutanee. </w:t>
            </w:r>
          </w:p>
          <w:p w:rsidR="00A31A68" w:rsidRPr="003116C9" w:rsidRDefault="00A31A68" w:rsidP="00A31A6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A31A68">
              <w:rPr>
                <w:sz w:val="20"/>
                <w:szCs w:val="20"/>
              </w:rPr>
              <w:t>AVVERTENZE Oltre a quelle sopra indicate, seguire attentamente le indicazioni, avvertenze e cautele per l’uso riportate nel manuale fornito dal fabbrica</w:t>
            </w:r>
            <w:r w:rsidRPr="00A31A68">
              <w:rPr>
                <w:sz w:val="20"/>
                <w:szCs w:val="20"/>
              </w:rPr>
              <w:t xml:space="preserve">nte </w:t>
            </w:r>
          </w:p>
        </w:tc>
      </w:tr>
      <w:tr w:rsidR="00A31A68" w:rsidRPr="00671D56" w:rsidTr="00A31A6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Pr="006C1934" w:rsidRDefault="00A31A68" w:rsidP="00614F3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Default="00A31A68" w:rsidP="00614F39">
            <w:ins w:id="4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2E29DD1" wp14:editId="1ACD19CB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9" name="Immagine 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31A68" w:rsidRDefault="00A31A68" w:rsidP="00614F39"/>
          <w:p w:rsidR="00A31A68" w:rsidRPr="00A31A68" w:rsidRDefault="00A31A68" w:rsidP="00A31A68"/>
        </w:tc>
      </w:tr>
      <w:tr w:rsidR="00A31A68" w:rsidRPr="00E06398" w:rsidTr="00614F3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1A68" w:rsidRDefault="00A31A68" w:rsidP="00614F3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1A68" w:rsidRPr="00E06398" w:rsidRDefault="00A31A68" w:rsidP="00614F39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  <w:bookmarkStart w:id="5" w:name="_GoBack"/>
            <w:bookmarkEnd w:id="5"/>
          </w:p>
        </w:tc>
      </w:tr>
      <w:bookmarkEnd w:id="3"/>
    </w:tbl>
    <w:p w:rsidR="00A31A68" w:rsidRDefault="00A31A68" w:rsidP="00A31A68">
      <w:pPr>
        <w:jc w:val="both"/>
      </w:pPr>
    </w:p>
    <w:p w:rsidR="00F44056" w:rsidRPr="00A31A68" w:rsidRDefault="00F44056" w:rsidP="00A31A68">
      <w:pPr>
        <w:suppressAutoHyphens w:val="0"/>
        <w:rPr>
          <w:sz w:val="22"/>
          <w:szCs w:val="22"/>
        </w:rPr>
      </w:pPr>
    </w:p>
    <w:sectPr w:rsidR="00F44056" w:rsidRPr="00A31A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012B2"/>
    <w:multiLevelType w:val="hybridMultilevel"/>
    <w:tmpl w:val="FA0C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68"/>
    <w:rsid w:val="00A31A68"/>
    <w:rsid w:val="00B5755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FB687"/>
  <w15:chartTrackingRefBased/>
  <w15:docId w15:val="{0BE58F17-639C-4BD8-931D-363386DC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31A6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31A6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31A6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31A6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2019-06-17T16:36:00Z</dcterms:created>
  <dcterms:modified xsi:type="dcterms:W3CDTF">2019-06-17T16:36:00Z</dcterms:modified>
</cp:coreProperties>
</file>