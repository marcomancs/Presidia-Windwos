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22AC3" w:rsidRPr="00FE26E4" w:rsidTr="00BD75B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22AC3" w:rsidRPr="00FE26E4" w:rsidRDefault="00D22AC3" w:rsidP="00BD75B9">
            <w:pPr>
              <w:pStyle w:val="Titolo3"/>
            </w:pPr>
            <w:bookmarkStart w:id="0" w:name="_Toc11225716"/>
            <w:r>
              <w:t>ATTREZZATURE: SCAFFALATURE</w:t>
            </w:r>
            <w:bookmarkEnd w:id="0"/>
          </w:p>
        </w:tc>
      </w:tr>
      <w:tr w:rsidR="00D22AC3" w:rsidRPr="005B440D" w:rsidTr="00BD75B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Pr="006C1934" w:rsidRDefault="00D22AC3" w:rsidP="00BD75B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Default="00D22AC3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:rsidR="00D22AC3" w:rsidRDefault="00D22AC3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  <w:p w:rsidR="00D22AC3" w:rsidRPr="00444F8B" w:rsidRDefault="00D22AC3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Pr="00444F8B">
              <w:rPr>
                <w:b/>
                <w:sz w:val="20"/>
                <w:szCs w:val="20"/>
              </w:rPr>
              <w:t>chiacciamento, lesioni e traumi di varia natura e gravità a seguito di un improvviso</w:t>
            </w:r>
            <w:r>
              <w:rPr>
                <w:b/>
                <w:sz w:val="20"/>
                <w:szCs w:val="20"/>
              </w:rPr>
              <w:t>.</w:t>
            </w:r>
            <w:r w:rsidRPr="00444F8B">
              <w:rPr>
                <w:b/>
                <w:sz w:val="20"/>
                <w:szCs w:val="20"/>
              </w:rPr>
              <w:t xml:space="preserve"> cedimento strutturale della scaffalatura</w:t>
            </w:r>
            <w:r>
              <w:rPr>
                <w:b/>
                <w:sz w:val="20"/>
                <w:szCs w:val="20"/>
              </w:rPr>
              <w:t>.</w:t>
            </w:r>
          </w:p>
          <w:p w:rsidR="00D22AC3" w:rsidRPr="00444F8B" w:rsidRDefault="00D22AC3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  <w:r w:rsidRPr="00444F8B">
              <w:rPr>
                <w:b/>
                <w:sz w:val="20"/>
                <w:szCs w:val="20"/>
              </w:rPr>
              <w:t>aduta a terra delle persone in caso di arrampicamento sulla scaffalatura</w:t>
            </w:r>
            <w:r>
              <w:rPr>
                <w:b/>
                <w:sz w:val="20"/>
                <w:szCs w:val="20"/>
              </w:rPr>
              <w:t>.</w:t>
            </w:r>
          </w:p>
          <w:p w:rsidR="00D22AC3" w:rsidRPr="00671D56" w:rsidRDefault="00D22AC3" w:rsidP="00BD75B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Pr="00444F8B">
              <w:rPr>
                <w:b/>
                <w:sz w:val="20"/>
                <w:szCs w:val="20"/>
              </w:rPr>
              <w:t>chiacciamento, lesioni e traumi di varia natura e gravità nel caso di caduta accidentale dei materiali depositati.</w:t>
            </w:r>
          </w:p>
        </w:tc>
      </w:tr>
      <w:tr w:rsidR="00D22AC3" w:rsidRPr="00D72098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Pr="006C1934" w:rsidRDefault="00D22AC3" w:rsidP="00BD75B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Pr="00AC3990" w:rsidRDefault="00D22AC3" w:rsidP="00BD75B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22AC3" w:rsidRPr="00556339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Pr="006C1934" w:rsidRDefault="00D22AC3" w:rsidP="00BD75B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Pr="004D331B" w:rsidRDefault="00D22AC3" w:rsidP="00BD75B9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URTI, COLPI, IMPATTI, SCHIACCIAMENTI</w:t>
            </w:r>
          </w:p>
          <w:p w:rsidR="00D22AC3" w:rsidRDefault="00D22AC3" w:rsidP="00BD75B9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DI MATERIALE DALL’ALTO</w:t>
            </w:r>
          </w:p>
          <w:p w:rsidR="00D22AC3" w:rsidRPr="00AC3990" w:rsidRDefault="00D22AC3" w:rsidP="00BD75B9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ABRASIONI, TAGLI, CESOIAMENTI</w:t>
            </w:r>
          </w:p>
        </w:tc>
      </w:tr>
      <w:tr w:rsidR="00D22AC3" w:rsidRPr="005B440D" w:rsidTr="00BD75B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Pr="006C1934" w:rsidRDefault="00D22AC3" w:rsidP="00BD75B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Default="00D22AC3" w:rsidP="00D22AC3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r w:rsidRPr="00444F8B">
              <w:rPr>
                <w:sz w:val="20"/>
                <w:szCs w:val="18"/>
              </w:rPr>
              <w:t>Rispettare dei valori massimi di portata della scaffalatura, previsti dal costruttore ed indicati mediante apposite targhette.</w:t>
            </w:r>
          </w:p>
          <w:p w:rsidR="00D22AC3" w:rsidRDefault="00D22AC3" w:rsidP="00D22AC3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proofErr w:type="gramStart"/>
            <w:r w:rsidRPr="00444F8B">
              <w:rPr>
                <w:sz w:val="20"/>
                <w:szCs w:val="18"/>
              </w:rPr>
              <w:t>E’</w:t>
            </w:r>
            <w:proofErr w:type="gramEnd"/>
            <w:r w:rsidRPr="00444F8B">
              <w:rPr>
                <w:sz w:val="20"/>
                <w:szCs w:val="18"/>
              </w:rPr>
              <w:t xml:space="preserve"> assolutamente vietato arrampicarsi sulla scaffalatura.</w:t>
            </w:r>
          </w:p>
          <w:p w:rsidR="00D22AC3" w:rsidRPr="00AC3990" w:rsidRDefault="00D22AC3" w:rsidP="00D22AC3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18"/>
              </w:rPr>
            </w:pPr>
            <w:proofErr w:type="gramStart"/>
            <w:r w:rsidRPr="00444F8B">
              <w:rPr>
                <w:sz w:val="20"/>
                <w:szCs w:val="18"/>
              </w:rPr>
              <w:t>E’</w:t>
            </w:r>
            <w:proofErr w:type="gramEnd"/>
            <w:r w:rsidRPr="00444F8B">
              <w:rPr>
                <w:sz w:val="20"/>
                <w:szCs w:val="18"/>
              </w:rPr>
              <w:t xml:space="preserve"> assolutamente vietato utilizzare la scaffalatura in modo non conforme alle disposizioni operative impartite dall’azienda e/o dal costruttore.</w:t>
            </w:r>
          </w:p>
        </w:tc>
      </w:tr>
      <w:tr w:rsidR="00D22AC3" w:rsidRPr="0021264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Pr="006C1934" w:rsidRDefault="00D22AC3" w:rsidP="00BD75B9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Default="00D22AC3" w:rsidP="00BD75B9">
            <w:ins w:id="1" w:author="Lionel" w:date="2019-02-05T10:37:00Z">
              <w:r w:rsidRPr="0020792B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B955840" wp14:editId="0B676E43">
                    <wp:simplePos x="0" y="0"/>
                    <wp:positionH relativeFrom="column">
                      <wp:posOffset>1285240</wp:posOffset>
                    </wp:positionH>
                    <wp:positionV relativeFrom="paragraph">
                      <wp:posOffset>-15875</wp:posOffset>
                    </wp:positionV>
                    <wp:extent cx="1310400" cy="468000"/>
                    <wp:effectExtent l="0" t="0" r="4445" b="8255"/>
                    <wp:wrapSquare wrapText="bothSides"/>
                    <wp:docPr id="110" name="Immagine 43" descr="1866K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3" descr="1866KS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4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19FDC01B" wp14:editId="36BF956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8" name="Immagine 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D22AC3" w:rsidRDefault="00D22AC3" w:rsidP="00BD75B9"/>
          <w:p w:rsidR="00D22AC3" w:rsidRPr="00671D56" w:rsidRDefault="00D22AC3" w:rsidP="00BD75B9"/>
        </w:tc>
      </w:tr>
      <w:tr w:rsidR="00D22AC3" w:rsidRPr="00363F34" w:rsidTr="00BD75B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22AC3" w:rsidRDefault="00D22AC3" w:rsidP="00BD75B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22AC3" w:rsidRDefault="00D22AC3" w:rsidP="00BD75B9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  <w:p w:rsidR="00D22AC3" w:rsidRDefault="00D22AC3" w:rsidP="00BD75B9">
            <w:p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Si consiglia utilizzo:</w:t>
            </w:r>
          </w:p>
          <w:p w:rsidR="00D22AC3" w:rsidRDefault="00D22AC3" w:rsidP="00D22AC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D22AC3" w:rsidRDefault="00D22AC3" w:rsidP="00D22AC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D22AC3" w:rsidRPr="00546D15" w:rsidRDefault="00D22AC3" w:rsidP="00D22AC3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</w:tc>
      </w:tr>
    </w:tbl>
    <w:p w:rsidR="00D22AC3" w:rsidRDefault="00D22AC3">
      <w:bookmarkStart w:id="3" w:name="_GoBack"/>
      <w:bookmarkEnd w:id="3"/>
    </w:p>
    <w:sectPr w:rsidR="00D22A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D2A2C"/>
    <w:multiLevelType w:val="hybridMultilevel"/>
    <w:tmpl w:val="3F3A275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C3"/>
    <w:rsid w:val="00D2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1DAD6-3564-4CD1-93A9-4160F5AD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22AC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22AC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22AC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D22AC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2019-06-13T09:18:00Z</dcterms:created>
  <dcterms:modified xsi:type="dcterms:W3CDTF">2019-06-13T09:18:00Z</dcterms:modified>
</cp:coreProperties>
</file>