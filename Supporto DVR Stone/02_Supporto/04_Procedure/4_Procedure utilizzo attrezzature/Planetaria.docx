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350236" w:rsidRPr="00FE26E4" w:rsidTr="00A22AE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50236" w:rsidRPr="00FE26E4" w:rsidRDefault="00350236" w:rsidP="00A22AEB">
            <w:pPr>
              <w:pStyle w:val="Titolo3"/>
            </w:pPr>
            <w:bookmarkStart w:id="0" w:name="_Toc11315304"/>
            <w:r>
              <w:t>ATTREZZATURE: PLANETARIA</w:t>
            </w:r>
            <w:bookmarkEnd w:id="0"/>
          </w:p>
        </w:tc>
      </w:tr>
      <w:tr w:rsidR="00350236" w:rsidRPr="005B440D" w:rsidTr="00A22AE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50236" w:rsidRPr="006C1934" w:rsidRDefault="00350236" w:rsidP="00A22AEB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50236" w:rsidRDefault="00350236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350236" w:rsidRDefault="00350236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:rsidR="00350236" w:rsidRPr="00671D56" w:rsidRDefault="00350236" w:rsidP="00A22A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350236" w:rsidRPr="00D72098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50236" w:rsidRPr="006C1934" w:rsidRDefault="00350236" w:rsidP="00A22AEB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50236" w:rsidRPr="00AC3990" w:rsidRDefault="00350236" w:rsidP="00A22AEB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350236" w:rsidRPr="00556339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50236" w:rsidRPr="006C1934" w:rsidRDefault="00350236" w:rsidP="00A22AEB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50236" w:rsidRDefault="00350236" w:rsidP="00A22AEB">
            <w:pPr>
              <w:rPr>
                <w:sz w:val="20"/>
                <w:szCs w:val="20"/>
              </w:rPr>
            </w:pPr>
            <w:r w:rsidRPr="00F15A52">
              <w:rPr>
                <w:caps/>
                <w:sz w:val="20"/>
                <w:szCs w:val="20"/>
              </w:rPr>
              <w:t>Elettrico (</w:t>
            </w:r>
            <w:r w:rsidRPr="00F15A52">
              <w:rPr>
                <w:sz w:val="20"/>
                <w:szCs w:val="20"/>
              </w:rPr>
              <w:t>Utilizzo impianti ed attrezzature</w:t>
            </w:r>
            <w:r w:rsidRPr="00F15A52">
              <w:rPr>
                <w:caps/>
                <w:sz w:val="20"/>
                <w:szCs w:val="20"/>
              </w:rPr>
              <w:t>)</w:t>
            </w:r>
          </w:p>
          <w:p w:rsidR="00350236" w:rsidRDefault="00350236" w:rsidP="00A22AEB">
            <w:pPr>
              <w:rPr>
                <w:sz w:val="20"/>
                <w:szCs w:val="20"/>
              </w:rPr>
            </w:pPr>
            <w:r w:rsidRPr="00F15A52">
              <w:rPr>
                <w:sz w:val="20"/>
                <w:szCs w:val="20"/>
              </w:rPr>
              <w:t>URTI, COLPI, IMPATTI, SCHIACCIAMENTI</w:t>
            </w:r>
          </w:p>
          <w:p w:rsidR="00350236" w:rsidRPr="00AC3990" w:rsidRDefault="00350236" w:rsidP="00A22AEB">
            <w:pPr>
              <w:rPr>
                <w:sz w:val="20"/>
                <w:szCs w:val="18"/>
              </w:rPr>
            </w:pPr>
            <w:r w:rsidRPr="00F15A52">
              <w:rPr>
                <w:sz w:val="20"/>
                <w:szCs w:val="20"/>
              </w:rPr>
              <w:t>ABRASIONI, TAGLI, CESOIAMENTI</w:t>
            </w:r>
          </w:p>
        </w:tc>
      </w:tr>
      <w:tr w:rsidR="00350236" w:rsidRPr="005B440D" w:rsidTr="00A22A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50236" w:rsidRPr="006C1934" w:rsidRDefault="00350236" w:rsidP="00A22AEB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50236" w:rsidRPr="00C002EB" w:rsidRDefault="00350236" w:rsidP="00A22AEB">
            <w:p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C002EB">
              <w:rPr>
                <w:sz w:val="20"/>
                <w:szCs w:val="18"/>
              </w:rPr>
              <w:t>PRECAUZIONI GENERALI</w:t>
            </w:r>
          </w:p>
          <w:p w:rsidR="00350236" w:rsidRDefault="00350236" w:rsidP="00350236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C002EB">
              <w:rPr>
                <w:sz w:val="20"/>
                <w:szCs w:val="18"/>
              </w:rPr>
              <w:t>L’apparecchio deve essere usato solo da personale addestrato che deve</w:t>
            </w:r>
            <w:r w:rsidRPr="00C002EB">
              <w:rPr>
                <w:sz w:val="20"/>
                <w:szCs w:val="18"/>
              </w:rPr>
              <w:br/>
              <w:t>conoscere perfettamente le norme di sicurezza contenute in questo manuale.</w:t>
            </w:r>
          </w:p>
          <w:p w:rsidR="00350236" w:rsidRDefault="00350236" w:rsidP="00350236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C002EB">
              <w:rPr>
                <w:sz w:val="20"/>
                <w:szCs w:val="18"/>
              </w:rPr>
              <w:t>Nel caso si devesse procedere ad un avvicendamento di personale, provvedere</w:t>
            </w:r>
            <w:r w:rsidRPr="00C002EB">
              <w:rPr>
                <w:sz w:val="20"/>
                <w:szCs w:val="18"/>
              </w:rPr>
              <w:br/>
              <w:t>per tempo all’addestramento.</w:t>
            </w:r>
          </w:p>
          <w:p w:rsidR="00350236" w:rsidRDefault="00350236" w:rsidP="00350236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C002EB">
              <w:rPr>
                <w:sz w:val="20"/>
                <w:szCs w:val="18"/>
              </w:rPr>
              <w:t>Prima di eseguire qualsiasi operazione di pulizia o manutenzione, scollegare la</w:t>
            </w:r>
            <w:r w:rsidRPr="00C002EB">
              <w:rPr>
                <w:sz w:val="20"/>
                <w:szCs w:val="18"/>
              </w:rPr>
              <w:br/>
              <w:t>presa della macchina dalla rete di alimentazione elettrica.</w:t>
            </w:r>
          </w:p>
          <w:p w:rsidR="00350236" w:rsidRDefault="00350236" w:rsidP="00350236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C002EB">
              <w:rPr>
                <w:sz w:val="20"/>
                <w:szCs w:val="18"/>
              </w:rPr>
              <w:t>Quando si interviene per la manutenzione o la pulizia dell’apparecchio (e</w:t>
            </w:r>
            <w:r w:rsidRPr="00C002EB">
              <w:rPr>
                <w:sz w:val="20"/>
                <w:szCs w:val="18"/>
              </w:rPr>
              <w:br/>
              <w:t>quindi vengono rimosse le protezioni), valutare attentamente i rischi residui.</w:t>
            </w:r>
          </w:p>
          <w:p w:rsidR="00350236" w:rsidRDefault="00350236" w:rsidP="00350236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C002EB">
              <w:rPr>
                <w:sz w:val="20"/>
                <w:szCs w:val="18"/>
              </w:rPr>
              <w:t>Durante la manutenzione o la pulizia mantenere la mente concentrata sulle</w:t>
            </w:r>
            <w:r w:rsidRPr="00C002EB">
              <w:rPr>
                <w:sz w:val="20"/>
                <w:szCs w:val="18"/>
              </w:rPr>
              <w:br/>
              <w:t>operazioni in corso.</w:t>
            </w:r>
          </w:p>
          <w:p w:rsidR="00350236" w:rsidRDefault="00350236" w:rsidP="00350236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C002EB">
              <w:rPr>
                <w:sz w:val="20"/>
                <w:szCs w:val="18"/>
              </w:rPr>
              <w:t>Controllare regolarmente lo stato del cavo di alimentazione; un cavo logorato</w:t>
            </w:r>
            <w:r w:rsidRPr="00C002EB">
              <w:rPr>
                <w:sz w:val="20"/>
                <w:szCs w:val="18"/>
              </w:rPr>
              <w:br/>
              <w:t>o comunque non integro rappresenta un grave pericolo di natura elettrica.</w:t>
            </w:r>
          </w:p>
          <w:p w:rsidR="00350236" w:rsidRDefault="00350236" w:rsidP="00350236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C002EB">
              <w:rPr>
                <w:sz w:val="20"/>
                <w:szCs w:val="18"/>
              </w:rPr>
              <w:t>Se l’apparecchio dovesse far supporre o dimostrare un mal funzionamento si</w:t>
            </w:r>
            <w:r w:rsidRPr="00C002EB">
              <w:rPr>
                <w:sz w:val="20"/>
                <w:szCs w:val="18"/>
              </w:rPr>
              <w:br/>
              <w:t>raccomanda di non usarlo e di non intervenire direttamente per le riparazioni;</w:t>
            </w:r>
            <w:r w:rsidRPr="00C002EB">
              <w:rPr>
                <w:sz w:val="20"/>
                <w:szCs w:val="18"/>
              </w:rPr>
              <w:br/>
              <w:t>ma di contattare il “Centro di Assistenza”.</w:t>
            </w:r>
          </w:p>
          <w:p w:rsidR="00350236" w:rsidRDefault="00350236" w:rsidP="00350236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C002EB">
              <w:rPr>
                <w:sz w:val="20"/>
                <w:szCs w:val="18"/>
              </w:rPr>
              <w:t>Non impiegare l’apparecchio per prodotti congelati, prodotti con ossa e</w:t>
            </w:r>
            <w:r w:rsidRPr="00C002EB">
              <w:rPr>
                <w:sz w:val="20"/>
                <w:szCs w:val="18"/>
              </w:rPr>
              <w:br/>
              <w:t>comunque prodotti non alimentari.</w:t>
            </w:r>
          </w:p>
          <w:p w:rsidR="00350236" w:rsidRDefault="00350236" w:rsidP="00350236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C002EB">
              <w:rPr>
                <w:sz w:val="20"/>
                <w:szCs w:val="18"/>
              </w:rPr>
              <w:t>Non tentare di infilare le mani o altri oggetti nel contenitore con la macchina</w:t>
            </w:r>
            <w:r w:rsidRPr="00C002EB">
              <w:rPr>
                <w:sz w:val="20"/>
                <w:szCs w:val="18"/>
              </w:rPr>
              <w:br/>
              <w:t>in funzione.</w:t>
            </w:r>
          </w:p>
          <w:p w:rsidR="00350236" w:rsidRDefault="00350236" w:rsidP="00A22AEB">
            <w:p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</w:p>
          <w:p w:rsidR="00350236" w:rsidRDefault="00350236" w:rsidP="00A22AEB">
            <w:p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PULIZIA ORDINARIA</w:t>
            </w:r>
          </w:p>
          <w:p w:rsidR="00350236" w:rsidRDefault="00350236" w:rsidP="00350236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C002EB">
              <w:rPr>
                <w:sz w:val="20"/>
                <w:szCs w:val="18"/>
              </w:rPr>
              <w:t>La pulizia della macchina è una operazione da eseguire almeno una volta al</w:t>
            </w:r>
            <w:r w:rsidRPr="00C002EB">
              <w:rPr>
                <w:sz w:val="20"/>
                <w:szCs w:val="18"/>
              </w:rPr>
              <w:br/>
              <w:t>giorno o, se necessario, con maggior frequenza</w:t>
            </w:r>
            <w:r>
              <w:rPr>
                <w:sz w:val="20"/>
                <w:szCs w:val="18"/>
              </w:rPr>
              <w:t>.</w:t>
            </w:r>
          </w:p>
          <w:p w:rsidR="00350236" w:rsidRDefault="00350236" w:rsidP="00350236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C002EB">
              <w:rPr>
                <w:sz w:val="20"/>
                <w:szCs w:val="18"/>
              </w:rPr>
              <w:t>La pulizia deve essere scrupolosamente curata per tutte le parti della macchina</w:t>
            </w:r>
            <w:r w:rsidRPr="00C002EB">
              <w:rPr>
                <w:sz w:val="20"/>
                <w:szCs w:val="18"/>
              </w:rPr>
              <w:br/>
              <w:t>che vengono a contatto diretto o indiretto con l’alimento da lavorare.</w:t>
            </w:r>
          </w:p>
          <w:p w:rsidR="00350236" w:rsidRDefault="00350236" w:rsidP="00350236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jc w:val="both"/>
              <w:textAlignment w:val="auto"/>
              <w:rPr>
                <w:sz w:val="20"/>
                <w:szCs w:val="18"/>
              </w:rPr>
            </w:pPr>
            <w:r w:rsidRPr="00C002EB">
              <w:rPr>
                <w:sz w:val="20"/>
                <w:szCs w:val="18"/>
              </w:rPr>
              <w:t>La macchina non deve essere pulita con idropulitrici o getti d’acqua, bensì con</w:t>
            </w:r>
            <w:r w:rsidRPr="00C002EB">
              <w:rPr>
                <w:sz w:val="20"/>
                <w:szCs w:val="18"/>
              </w:rPr>
              <w:br/>
              <w:t>acqua e detersivi neutri. Non devono essere usati utensili, spazzoloni e quanto</w:t>
            </w:r>
            <w:r w:rsidRPr="00C002EB">
              <w:rPr>
                <w:sz w:val="20"/>
                <w:szCs w:val="18"/>
              </w:rPr>
              <w:br/>
              <w:t>altro può danneggiare superficialmente la macchina.</w:t>
            </w:r>
          </w:p>
          <w:p w:rsidR="00350236" w:rsidRDefault="00350236" w:rsidP="00A22AEB">
            <w:pPr>
              <w:suppressAutoHyphens w:val="0"/>
              <w:autoSpaceDN/>
              <w:ind w:left="360"/>
              <w:jc w:val="both"/>
              <w:textAlignment w:val="auto"/>
              <w:rPr>
                <w:sz w:val="20"/>
                <w:szCs w:val="18"/>
              </w:rPr>
            </w:pPr>
            <w:r w:rsidRPr="00C002EB">
              <w:rPr>
                <w:sz w:val="20"/>
                <w:szCs w:val="18"/>
              </w:rPr>
              <w:t>Prima di eseguire qualsiasi operazione di pulizia è necessario:</w:t>
            </w:r>
          </w:p>
          <w:p w:rsidR="00350236" w:rsidRDefault="00350236" w:rsidP="00A22AEB">
            <w:pPr>
              <w:suppressAutoHyphens w:val="0"/>
              <w:autoSpaceDN/>
              <w:ind w:left="360"/>
              <w:jc w:val="both"/>
              <w:textAlignment w:val="auto"/>
              <w:rPr>
                <w:sz w:val="20"/>
                <w:szCs w:val="18"/>
              </w:rPr>
            </w:pPr>
            <w:r w:rsidRPr="00C002EB">
              <w:rPr>
                <w:sz w:val="20"/>
                <w:szCs w:val="18"/>
              </w:rPr>
              <w:t>a) scollegare la spina di alimentazione dalla rete per isolare completamente la</w:t>
            </w:r>
            <w:r w:rsidRPr="00C002EB">
              <w:rPr>
                <w:sz w:val="20"/>
                <w:szCs w:val="18"/>
              </w:rPr>
              <w:br/>
              <w:t>macchina dal resto dell’impianto;</w:t>
            </w:r>
          </w:p>
          <w:p w:rsidR="00350236" w:rsidRPr="00C002EB" w:rsidRDefault="00350236" w:rsidP="00A22AEB">
            <w:pPr>
              <w:suppressAutoHyphens w:val="0"/>
              <w:autoSpaceDN/>
              <w:ind w:left="360"/>
              <w:jc w:val="both"/>
              <w:textAlignment w:val="auto"/>
              <w:rPr>
                <w:sz w:val="20"/>
                <w:szCs w:val="18"/>
              </w:rPr>
            </w:pPr>
            <w:r w:rsidRPr="00C002EB">
              <w:rPr>
                <w:sz w:val="20"/>
                <w:szCs w:val="18"/>
              </w:rPr>
              <w:t>b) portare a “0” il variatore di velocità</w:t>
            </w:r>
            <w:r>
              <w:rPr>
                <w:sz w:val="20"/>
                <w:szCs w:val="18"/>
              </w:rPr>
              <w:t>.</w:t>
            </w:r>
          </w:p>
        </w:tc>
      </w:tr>
      <w:tr w:rsidR="00350236" w:rsidRPr="00212644" w:rsidTr="00A22AE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50236" w:rsidRPr="006C1934" w:rsidRDefault="00350236" w:rsidP="00A22AEB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50236" w:rsidRDefault="00350236" w:rsidP="00A22AEB">
            <w:ins w:id="1" w:author="Lionel" w:date="2019-02-04T17:57:00Z">
              <w:r w:rsidRPr="008D76AD">
                <w:rPr>
                  <w:noProof/>
                </w:rPr>
                <w:drawing>
                  <wp:anchor distT="0" distB="0" distL="114300" distR="114300" simplePos="0" relativeHeight="251661312" behindDoc="0" locked="0" layoutInCell="1" allowOverlap="1" wp14:anchorId="73CE0009" wp14:editId="40E452A7">
                    <wp:simplePos x="0" y="0"/>
                    <wp:positionH relativeFrom="column">
                      <wp:posOffset>2588895</wp:posOffset>
                    </wp:positionH>
                    <wp:positionV relativeFrom="paragraph">
                      <wp:posOffset>-38100</wp:posOffset>
                    </wp:positionV>
                    <wp:extent cx="1314000" cy="468000"/>
                    <wp:effectExtent l="0" t="0" r="0" b="0"/>
                    <wp:wrapSquare wrapText="bothSides"/>
                    <wp:docPr id="74" name="Immagine 38" descr="E17137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8" descr="E17137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4000" cy="468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  <w:ins w:id="2" w:author="Lionel" w:date="2019-02-04T17:45:00Z">
              <w:r w:rsidRPr="00675DDD">
                <w:rPr>
                  <w:noProof/>
                </w:rPr>
                <w:drawing>
                  <wp:anchor distT="0" distB="0" distL="114300" distR="114300" simplePos="0" relativeHeight="251660288" behindDoc="0" locked="0" layoutInCell="1" allowOverlap="1" wp14:anchorId="1243B467" wp14:editId="4A6C7DD4">
                    <wp:simplePos x="0" y="0"/>
                    <wp:positionH relativeFrom="column">
                      <wp:posOffset>1268730</wp:posOffset>
                    </wp:positionH>
                    <wp:positionV relativeFrom="paragraph">
                      <wp:posOffset>7620</wp:posOffset>
                    </wp:positionV>
                    <wp:extent cx="1313815" cy="467995"/>
                    <wp:effectExtent l="0" t="0" r="0" b="0"/>
                    <wp:wrapSquare wrapText="bothSides"/>
                    <wp:docPr id="75" name="Immagine 8" descr="E1747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" descr="E1747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 wp14:anchorId="3F240083" wp14:editId="63347AE7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76" name="Immagine 76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350236" w:rsidRPr="00671D56" w:rsidRDefault="00350236" w:rsidP="00A22AEB">
            <w:ins w:id="3" w:author="Lionel" w:date="2019-02-05T10:21:00Z">
              <w:r w:rsidRPr="00401FE2">
                <w:rPr>
                  <w:noProof/>
                </w:rPr>
                <w:drawing>
                  <wp:anchor distT="0" distB="0" distL="114300" distR="114300" simplePos="0" relativeHeight="251662336" behindDoc="0" locked="0" layoutInCell="1" allowOverlap="1" wp14:anchorId="6F5BDD89" wp14:editId="324EC702">
                    <wp:simplePos x="0" y="0"/>
                    <wp:positionH relativeFrom="column">
                      <wp:posOffset>-4017010</wp:posOffset>
                    </wp:positionH>
                    <wp:positionV relativeFrom="paragraph">
                      <wp:posOffset>295910</wp:posOffset>
                    </wp:positionV>
                    <wp:extent cx="1310005" cy="467995"/>
                    <wp:effectExtent l="0" t="0" r="0" b="0"/>
                    <wp:wrapSquare wrapText="bothSides"/>
                    <wp:docPr id="77" name="Immagine 15" descr="1831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" descr="1831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000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</w:tc>
      </w:tr>
      <w:tr w:rsidR="00350236" w:rsidRPr="00363F34" w:rsidTr="00A22AE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50236" w:rsidRDefault="00350236" w:rsidP="00A22AEB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50236" w:rsidRDefault="00350236" w:rsidP="00350236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366EC5">
              <w:rPr>
                <w:noProof/>
                <w:sz w:val="20"/>
                <w:szCs w:val="20"/>
              </w:rPr>
              <w:t>Guanti di protezione contro rischi meccanici (EN 388)</w:t>
            </w:r>
          </w:p>
          <w:p w:rsidR="00350236" w:rsidRPr="007B1FB7" w:rsidRDefault="00350236" w:rsidP="00350236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7B1FB7">
              <w:rPr>
                <w:noProof/>
                <w:sz w:val="20"/>
                <w:szCs w:val="20"/>
              </w:rPr>
              <w:t>Protezione personale degli occhi (EN 166)</w:t>
            </w:r>
          </w:p>
          <w:p w:rsidR="00350236" w:rsidRDefault="00350236" w:rsidP="00350236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7B1FB7">
              <w:rPr>
                <w:noProof/>
                <w:sz w:val="20"/>
                <w:szCs w:val="20"/>
              </w:rPr>
              <w:t>Scarpa di sicurezza (EN ISO 20345)</w:t>
            </w:r>
          </w:p>
          <w:p w:rsidR="00350236" w:rsidRPr="00A92EEA" w:rsidRDefault="00350236" w:rsidP="00350236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A92EEA">
              <w:rPr>
                <w:noProof/>
                <w:sz w:val="20"/>
                <w:szCs w:val="20"/>
              </w:rPr>
              <w:t>Cuffie per alimenti TNT (EN 340)</w:t>
            </w:r>
          </w:p>
          <w:p w:rsidR="00350236" w:rsidRPr="00363F34" w:rsidRDefault="00350236" w:rsidP="00350236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</w:rPr>
            </w:pPr>
            <w:r w:rsidRPr="00A653D4">
              <w:rPr>
                <w:noProof/>
                <w:sz w:val="20"/>
                <w:szCs w:val="20"/>
              </w:rPr>
              <w:t>Tuta da lavoro</w:t>
            </w:r>
          </w:p>
        </w:tc>
      </w:tr>
    </w:tbl>
    <w:p w:rsidR="00350236" w:rsidRDefault="00350236">
      <w:bookmarkStart w:id="4" w:name="_GoBack"/>
      <w:bookmarkEnd w:id="4"/>
    </w:p>
    <w:sectPr w:rsidR="0035023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12633A"/>
    <w:multiLevelType w:val="hybridMultilevel"/>
    <w:tmpl w:val="E69A40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4364C9"/>
    <w:multiLevelType w:val="hybridMultilevel"/>
    <w:tmpl w:val="6CD45E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236"/>
    <w:rsid w:val="00350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DE469F-2EFB-45BD-BA1A-462CB94EC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350236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350236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350236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rsid w:val="0035023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theme" Target="theme/theme1.xml"/><Relationship Id="rId5" Type="http://schemas.openxmlformats.org/officeDocument/2006/relationships/image" Target="media/image1.gif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1</cp:revision>
  <dcterms:created xsi:type="dcterms:W3CDTF">2019-06-13T09:10:00Z</dcterms:created>
  <dcterms:modified xsi:type="dcterms:W3CDTF">2019-06-13T09:10:00Z</dcterms:modified>
</cp:coreProperties>
</file>