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C6443" w:rsidRPr="00FE26E4" w:rsidTr="0075291B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4C6443" w:rsidRPr="00FE26E4" w:rsidRDefault="004C6443" w:rsidP="0075291B">
            <w:pPr>
              <w:pStyle w:val="Titolo3"/>
            </w:pPr>
            <w:bookmarkStart w:id="0" w:name="_Toc11154004"/>
            <w:r>
              <w:t>ATTREZZATURE: ASCIUGACAPELLI</w:t>
            </w:r>
            <w:bookmarkEnd w:id="0"/>
          </w:p>
        </w:tc>
      </w:tr>
      <w:tr w:rsidR="004C6443" w:rsidRPr="005B440D" w:rsidTr="0075291B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6443" w:rsidRPr="006C1934" w:rsidRDefault="004C6443" w:rsidP="0075291B">
            <w:pPr>
              <w:rPr>
                <w:b/>
              </w:rPr>
            </w:pPr>
            <w:r w:rsidRPr="006C1934">
              <w:rPr>
                <w:b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443" w:rsidRDefault="004C6443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Utilizzo improprio dell’attrezzatura</w:t>
            </w:r>
          </w:p>
          <w:p w:rsidR="004C6443" w:rsidRDefault="004C6443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Manutenzione ordinaria dell’attrezzattura</w:t>
            </w:r>
          </w:p>
          <w:p w:rsidR="004C6443" w:rsidRPr="00671D56" w:rsidRDefault="004C6443" w:rsidP="0075291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Rischio per incompetenza dell’operatore</w:t>
            </w:r>
          </w:p>
        </w:tc>
      </w:tr>
      <w:tr w:rsidR="004C6443" w:rsidRPr="00D72098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6443" w:rsidRPr="006C1934" w:rsidRDefault="004C6443" w:rsidP="0075291B">
            <w:pPr>
              <w:rPr>
                <w:b/>
              </w:rPr>
            </w:pPr>
            <w:r w:rsidRPr="006C1934">
              <w:rPr>
                <w:b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443" w:rsidRPr="00671D56" w:rsidRDefault="004C6443" w:rsidP="0075291B">
            <w:pPr>
              <w:rPr>
                <w:bCs/>
                <w:iCs/>
                <w:sz w:val="20"/>
                <w:szCs w:val="20"/>
              </w:rPr>
            </w:pPr>
            <w:r w:rsidRPr="00671D56">
              <w:rPr>
                <w:bCs/>
                <w:iCs/>
                <w:sz w:val="20"/>
                <w:szCs w:val="20"/>
              </w:rPr>
              <w:t>Lavoratori</w:t>
            </w:r>
          </w:p>
        </w:tc>
      </w:tr>
      <w:tr w:rsidR="004C6443" w:rsidRPr="00556339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6443" w:rsidRPr="006C1934" w:rsidRDefault="004C6443" w:rsidP="0075291B">
            <w:pPr>
              <w:rPr>
                <w:b/>
              </w:rPr>
            </w:pPr>
            <w:r w:rsidRPr="006C1934">
              <w:rPr>
                <w:b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443" w:rsidRDefault="004C6443" w:rsidP="0075291B">
            <w:pPr>
              <w:rPr>
                <w:caps/>
                <w:sz w:val="20"/>
                <w:szCs w:val="20"/>
              </w:rPr>
            </w:pPr>
            <w:r w:rsidRPr="00F15A52">
              <w:rPr>
                <w:caps/>
                <w:sz w:val="20"/>
                <w:szCs w:val="20"/>
              </w:rPr>
              <w:t>Elettrico (</w:t>
            </w:r>
            <w:r w:rsidRPr="00F15A52">
              <w:rPr>
                <w:sz w:val="20"/>
                <w:szCs w:val="20"/>
              </w:rPr>
              <w:t>Utilizzo impianti ed attrezzature</w:t>
            </w:r>
            <w:r w:rsidRPr="00F15A52">
              <w:rPr>
                <w:caps/>
                <w:sz w:val="20"/>
                <w:szCs w:val="20"/>
              </w:rPr>
              <w:t>)</w:t>
            </w:r>
          </w:p>
          <w:p w:rsidR="004C6443" w:rsidRPr="00556339" w:rsidRDefault="004C6443" w:rsidP="0075291B">
            <w:pPr>
              <w:rPr>
                <w:szCs w:val="22"/>
              </w:rPr>
            </w:pPr>
            <w:r w:rsidRPr="00F15A52">
              <w:rPr>
                <w:sz w:val="20"/>
                <w:szCs w:val="20"/>
              </w:rPr>
              <w:t>USTIONI TERMICHE</w:t>
            </w:r>
          </w:p>
        </w:tc>
      </w:tr>
      <w:tr w:rsidR="004C6443" w:rsidRPr="005B440D" w:rsidTr="0075291B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6443" w:rsidRPr="006C1934" w:rsidRDefault="004C6443" w:rsidP="0075291B">
            <w:pPr>
              <w:rPr>
                <w:b/>
              </w:rPr>
            </w:pPr>
            <w:r w:rsidRPr="006C1934">
              <w:rPr>
                <w:b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443" w:rsidRPr="00C25632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 xml:space="preserve">L’apparecchio deve essere collegato esclusivamente ad una presa con messa a terra, installata a norma di legge. </w:t>
            </w:r>
          </w:p>
          <w:p w:rsidR="004C6443" w:rsidRPr="00C25632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Assicurarsi che la tensione d’alimentazione corrisponda alla tensione indicata sulla targhetta porta dati dell’asciugacapelli.</w:t>
            </w:r>
          </w:p>
          <w:p w:rsidR="004C6443" w:rsidRPr="00C25632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Non utilizzate l’apparecchio vicino a vasche da bagno, lavabi o altri contenitori di acqua. Proteggete l’apparecchio dall’umidità, e non usatelo con le mani</w:t>
            </w:r>
            <w:r w:rsidRPr="00C25632">
              <w:rPr>
                <w:sz w:val="20"/>
                <w:szCs w:val="18"/>
              </w:rPr>
              <w:br/>
              <w:t>bagnate.</w:t>
            </w:r>
          </w:p>
          <w:p w:rsidR="004C6443" w:rsidRPr="00C25632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Vicino all’acqua, il rischio sussiste anche ad apparecchio spento. Pertanto,</w:t>
            </w:r>
            <w:r>
              <w:rPr>
                <w:sz w:val="20"/>
                <w:szCs w:val="18"/>
              </w:rPr>
              <w:t xml:space="preserve"> </w:t>
            </w:r>
            <w:r w:rsidRPr="00C25632">
              <w:rPr>
                <w:sz w:val="20"/>
                <w:szCs w:val="18"/>
              </w:rPr>
              <w:t>dopo l’uso, disinserite sempre la spina dalla presa di corrente a muro.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Per una maggiore sicurezza durante l’uso dell’apparecchio è consigliabile</w:t>
            </w:r>
            <w:r w:rsidRPr="00C25632">
              <w:rPr>
                <w:sz w:val="20"/>
                <w:szCs w:val="18"/>
              </w:rPr>
              <w:br/>
              <w:t xml:space="preserve">installare un interruttore magnetotermico </w:t>
            </w:r>
            <w:proofErr w:type="spellStart"/>
            <w:r w:rsidRPr="00C25632">
              <w:rPr>
                <w:sz w:val="20"/>
                <w:szCs w:val="18"/>
              </w:rPr>
              <w:t>di</w:t>
            </w:r>
            <w:r w:rsidRPr="00C25632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C25632">
              <w:rPr>
                <w:sz w:val="20"/>
                <w:szCs w:val="18"/>
              </w:rPr>
              <w:t>erenziale</w:t>
            </w:r>
            <w:proofErr w:type="spellEnd"/>
            <w:r w:rsidRPr="00C25632">
              <w:rPr>
                <w:sz w:val="20"/>
                <w:szCs w:val="18"/>
              </w:rPr>
              <w:t xml:space="preserve"> con corrente di</w:t>
            </w:r>
            <w:r w:rsidRPr="00C25632">
              <w:rPr>
                <w:sz w:val="20"/>
                <w:szCs w:val="18"/>
              </w:rPr>
              <w:br/>
              <w:t>intervento minima non superiore a 30mA (IF&lt;30mA). Contattate il vostro</w:t>
            </w:r>
            <w:r w:rsidRPr="00C25632">
              <w:rPr>
                <w:sz w:val="20"/>
                <w:szCs w:val="18"/>
              </w:rPr>
              <w:br/>
              <w:t>elettricista di fiducia per avere maggiori dettagli.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Gli apparecchi elettrodomestici per riscaldamento funzionano a temperature</w:t>
            </w:r>
            <w:r w:rsidRPr="00C25632">
              <w:rPr>
                <w:sz w:val="20"/>
                <w:szCs w:val="18"/>
              </w:rPr>
              <w:br/>
              <w:t>altissime. Non toccate nessuna parte dell’apparecchio tranne l’impugnatura.</w:t>
            </w:r>
            <w:r w:rsidRPr="00C25632">
              <w:rPr>
                <w:sz w:val="20"/>
                <w:szCs w:val="18"/>
              </w:rPr>
              <w:br/>
              <w:t>Il contatto con gli elementi caldi potrebbe causare delle bruciature. Mentre</w:t>
            </w:r>
            <w:r w:rsidRPr="00C25632">
              <w:rPr>
                <w:sz w:val="20"/>
                <w:szCs w:val="18"/>
              </w:rPr>
              <w:br/>
              <w:t>usate l’asciugacapelli, tenetelo esclusivamente dall’impugnatura.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Non usate l’apparecchio per arricciare toupet o parrucche sintetiche. Il calore</w:t>
            </w:r>
            <w:r w:rsidRPr="00C25632">
              <w:rPr>
                <w:sz w:val="20"/>
                <w:szCs w:val="18"/>
              </w:rPr>
              <w:br/>
              <w:t>emesso rischierebbe di rovinare le fibre sintetiche</w:t>
            </w:r>
            <w:r>
              <w:rPr>
                <w:sz w:val="20"/>
                <w:szCs w:val="18"/>
              </w:rPr>
              <w:t>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Badate a non ostruire con le dita i fori di entrata e di uscita dell’aria e non</w:t>
            </w:r>
            <w:r>
              <w:rPr>
                <w:sz w:val="20"/>
                <w:szCs w:val="18"/>
              </w:rPr>
              <w:t xml:space="preserve"> </w:t>
            </w:r>
            <w:r w:rsidRPr="00C25632">
              <w:rPr>
                <w:sz w:val="20"/>
                <w:szCs w:val="18"/>
              </w:rPr>
              <w:t>permettete l’accumulo di fibre dentro il foro di entrata dell’aria.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 xml:space="preserve">Un blocco nel sistema del </w:t>
            </w:r>
            <w:proofErr w:type="spellStart"/>
            <w:r w:rsidRPr="00C25632">
              <w:rPr>
                <w:sz w:val="20"/>
                <w:szCs w:val="18"/>
              </w:rPr>
              <w:t>ﬂusso</w:t>
            </w:r>
            <w:proofErr w:type="spellEnd"/>
            <w:r w:rsidRPr="00C25632">
              <w:rPr>
                <w:sz w:val="20"/>
                <w:szCs w:val="18"/>
              </w:rPr>
              <w:t xml:space="preserve"> dell’aria può fare in modo che l’interruttore</w:t>
            </w:r>
            <w:r w:rsidRPr="00C25632">
              <w:rPr>
                <w:sz w:val="20"/>
                <w:szCs w:val="18"/>
              </w:rPr>
              <w:br/>
              <w:t>termico integrato di sicurezza arresti il funzionamento dell’apparecchio.</w:t>
            </w:r>
            <w:r w:rsidRPr="00C25632">
              <w:rPr>
                <w:sz w:val="20"/>
                <w:szCs w:val="18"/>
              </w:rPr>
              <w:br/>
              <w:t>In questo caso, disinserite immediatamente l’apparecchio dalla rete di</w:t>
            </w:r>
            <w:r w:rsidRPr="00C25632">
              <w:rPr>
                <w:sz w:val="20"/>
                <w:szCs w:val="18"/>
              </w:rPr>
              <w:br/>
              <w:t xml:space="preserve">alimentazione e lasciatelo </w:t>
            </w:r>
            <w:proofErr w:type="spellStart"/>
            <w:r w:rsidRPr="00C25632">
              <w:rPr>
                <w:sz w:val="20"/>
                <w:szCs w:val="18"/>
              </w:rPr>
              <w:t>ra</w:t>
            </w:r>
            <w:r w:rsidRPr="00C25632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C25632">
              <w:rPr>
                <w:sz w:val="20"/>
                <w:szCs w:val="18"/>
              </w:rPr>
              <w:t>reddare</w:t>
            </w:r>
            <w:proofErr w:type="spellEnd"/>
            <w:r w:rsidRPr="00C25632">
              <w:rPr>
                <w:sz w:val="20"/>
                <w:szCs w:val="18"/>
              </w:rPr>
              <w:t xml:space="preserve"> per un sufficiente lasso di tempo prima</w:t>
            </w:r>
            <w:r w:rsidRPr="00C25632">
              <w:rPr>
                <w:sz w:val="20"/>
                <w:szCs w:val="18"/>
              </w:rPr>
              <w:br/>
              <w:t>di rimuovere il blocco e di riaccendere l’apparecchio.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Prima di ogni utilizzo, controllate attentamente che l’apparecchio, il cavo di</w:t>
            </w:r>
            <w:r w:rsidRPr="00C25632">
              <w:rPr>
                <w:sz w:val="20"/>
                <w:szCs w:val="18"/>
              </w:rPr>
              <w:br/>
              <w:t>alimentazione o gli accessori inseriti non presentino tracce di deterioramento.</w:t>
            </w:r>
            <w:r w:rsidRPr="00C25632">
              <w:rPr>
                <w:sz w:val="20"/>
                <w:szCs w:val="18"/>
              </w:rPr>
              <w:br/>
              <w:t>Non usate l’apparecchio nel caso in cui lo stesso abbia incidentalmente</w:t>
            </w:r>
            <w:r w:rsidRPr="00C25632">
              <w:rPr>
                <w:sz w:val="20"/>
                <w:szCs w:val="18"/>
              </w:rPr>
              <w:br/>
              <w:t>subito colpi: danni anche invisibili ad occhio nudo potrebbero comportare</w:t>
            </w:r>
            <w:r w:rsidRPr="00C25632">
              <w:rPr>
                <w:sz w:val="20"/>
                <w:szCs w:val="18"/>
              </w:rPr>
              <w:br/>
              <w:t>conseguenze negative sulla sicurezza nel funzionamento dell’apparecchio</w:t>
            </w:r>
            <w:r>
              <w:rPr>
                <w:sz w:val="20"/>
                <w:szCs w:val="18"/>
              </w:rPr>
              <w:t>.</w:t>
            </w:r>
          </w:p>
          <w:p w:rsidR="004C6443" w:rsidRDefault="004C6443" w:rsidP="004C6443">
            <w:pPr>
              <w:numPr>
                <w:ilvl w:val="0"/>
                <w:numId w:val="1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Per evitare di danneggiare il cavo di alimentazione</w:t>
            </w:r>
            <w:r>
              <w:rPr>
                <w:sz w:val="20"/>
                <w:szCs w:val="18"/>
              </w:rPr>
              <w:t>:</w:t>
            </w:r>
          </w:p>
          <w:p w:rsidR="004C6443" w:rsidRDefault="004C6443" w:rsidP="004C6443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non piegatelo e non attorcigliatelo, facendo attenzione soprattutto al</w:t>
            </w:r>
            <w:r w:rsidRPr="00C25632">
              <w:rPr>
                <w:sz w:val="20"/>
                <w:szCs w:val="18"/>
              </w:rPr>
              <w:br/>
              <w:t>punto da cui il cavo esce dall’apparecchio,</w:t>
            </w:r>
          </w:p>
          <w:p w:rsidR="004C6443" w:rsidRDefault="004C6443" w:rsidP="004C6443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non tirate il cavo,</w:t>
            </w:r>
          </w:p>
          <w:p w:rsidR="004C6443" w:rsidRDefault="004C6443" w:rsidP="004C6443">
            <w:pPr>
              <w:numPr>
                <w:ilvl w:val="0"/>
                <w:numId w:val="2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e non attorcigliate il cavo di alimentazione intorno all’apparecchio.</w:t>
            </w:r>
          </w:p>
          <w:p w:rsidR="004C6443" w:rsidRDefault="004C6443" w:rsidP="004C6443">
            <w:pPr>
              <w:numPr>
                <w:ilvl w:val="0"/>
                <w:numId w:val="3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Non lasciate l’apparecchio senza sorveglianza quando è in funzione.</w:t>
            </w:r>
          </w:p>
          <w:p w:rsidR="004C6443" w:rsidRDefault="004C6443" w:rsidP="004C6443">
            <w:pPr>
              <w:numPr>
                <w:ilvl w:val="0"/>
                <w:numId w:val="3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Spegnete sempre l’apparecchio e disinserite la spina dalla presa di</w:t>
            </w:r>
            <w:r w:rsidRPr="00C25632">
              <w:rPr>
                <w:sz w:val="20"/>
                <w:szCs w:val="18"/>
              </w:rPr>
              <w:br/>
              <w:t>corrente dopo l’uso nonché</w:t>
            </w:r>
            <w:r>
              <w:rPr>
                <w:sz w:val="20"/>
                <w:szCs w:val="18"/>
              </w:rPr>
              <w:t>:</w:t>
            </w:r>
          </w:p>
          <w:p w:rsidR="004C6443" w:rsidRDefault="004C6443" w:rsidP="004C6443">
            <w:pPr>
              <w:numPr>
                <w:ilvl w:val="0"/>
                <w:numId w:val="4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in caso di cattivo funzionamento,</w:t>
            </w:r>
          </w:p>
          <w:p w:rsidR="004C6443" w:rsidRDefault="004C6443" w:rsidP="004C6443">
            <w:pPr>
              <w:numPr>
                <w:ilvl w:val="0"/>
                <w:numId w:val="4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 xml:space="preserve">mentre </w:t>
            </w:r>
            <w:proofErr w:type="spellStart"/>
            <w:r w:rsidRPr="00C25632">
              <w:rPr>
                <w:sz w:val="20"/>
                <w:szCs w:val="18"/>
              </w:rPr>
              <w:t>e</w:t>
            </w:r>
            <w:r w:rsidRPr="00C25632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C25632">
              <w:rPr>
                <w:sz w:val="20"/>
                <w:szCs w:val="18"/>
              </w:rPr>
              <w:t>ettuate</w:t>
            </w:r>
            <w:proofErr w:type="spellEnd"/>
            <w:r w:rsidRPr="00C25632">
              <w:rPr>
                <w:sz w:val="20"/>
                <w:szCs w:val="18"/>
              </w:rPr>
              <w:t xml:space="preserve"> la pulizia dell’apparecchio.</w:t>
            </w:r>
          </w:p>
          <w:p w:rsidR="004C6443" w:rsidRDefault="004C6443" w:rsidP="004C6443">
            <w:pPr>
              <w:numPr>
                <w:ilvl w:val="0"/>
                <w:numId w:val="5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Per disinserire la spina dalla presa di corrente, non tirate mai il cavo di</w:t>
            </w:r>
            <w:r w:rsidRPr="00C25632">
              <w:rPr>
                <w:sz w:val="20"/>
                <w:szCs w:val="18"/>
              </w:rPr>
              <w:br/>
              <w:t xml:space="preserve">alimentazione ma </w:t>
            </w:r>
            <w:proofErr w:type="spellStart"/>
            <w:r w:rsidRPr="00C25632">
              <w:rPr>
                <w:sz w:val="20"/>
                <w:szCs w:val="18"/>
              </w:rPr>
              <w:t>a</w:t>
            </w:r>
            <w:r w:rsidRPr="00C25632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C25632">
              <w:rPr>
                <w:sz w:val="20"/>
                <w:szCs w:val="18"/>
              </w:rPr>
              <w:t>errate</w:t>
            </w:r>
            <w:proofErr w:type="spellEnd"/>
            <w:r w:rsidRPr="00C25632">
              <w:rPr>
                <w:sz w:val="20"/>
                <w:szCs w:val="18"/>
              </w:rPr>
              <w:t xml:space="preserve"> direttamente la spina.</w:t>
            </w:r>
          </w:p>
          <w:p w:rsidR="004C6443" w:rsidRDefault="004C6443" w:rsidP="004C6443">
            <w:pPr>
              <w:numPr>
                <w:ilvl w:val="0"/>
                <w:numId w:val="5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 xml:space="preserve">Posate l’apparecchio solo su </w:t>
            </w:r>
            <w:proofErr w:type="spellStart"/>
            <w:r w:rsidRPr="00C25632">
              <w:rPr>
                <w:sz w:val="20"/>
                <w:szCs w:val="18"/>
              </w:rPr>
              <w:t>superfci</w:t>
            </w:r>
            <w:proofErr w:type="spellEnd"/>
            <w:r w:rsidRPr="00C25632">
              <w:rPr>
                <w:sz w:val="20"/>
                <w:szCs w:val="18"/>
              </w:rPr>
              <w:t xml:space="preserve"> resistenti al calore durante l’uso o</w:t>
            </w:r>
            <w:r w:rsidRPr="00C25632">
              <w:rPr>
                <w:sz w:val="20"/>
                <w:szCs w:val="18"/>
              </w:rPr>
              <w:br/>
              <w:t>immediatamente dopo l’uso.</w:t>
            </w:r>
          </w:p>
          <w:p w:rsidR="004C6443" w:rsidRDefault="004C6443" w:rsidP="004C6443">
            <w:pPr>
              <w:numPr>
                <w:ilvl w:val="0"/>
                <w:numId w:val="5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Questo apparecchio non è previsto per l’utilizzo da parte di persone (bambini</w:t>
            </w:r>
            <w:r w:rsidRPr="00C25632">
              <w:rPr>
                <w:sz w:val="20"/>
                <w:szCs w:val="18"/>
              </w:rPr>
              <w:br/>
              <w:t>compresi) con ridotte capacità fisiche, sensoriali o mentali, o con scarsa</w:t>
            </w:r>
            <w:r w:rsidRPr="00C25632">
              <w:rPr>
                <w:sz w:val="20"/>
                <w:szCs w:val="18"/>
              </w:rPr>
              <w:br/>
              <w:t>esperienza o conoscenza, a meno che non siano adeguatamente sorvegliate</w:t>
            </w:r>
            <w:r w:rsidRPr="00C25632">
              <w:rPr>
                <w:sz w:val="20"/>
                <w:szCs w:val="18"/>
              </w:rPr>
              <w:br/>
              <w:t>o istruite sull’uso dell’apparecchio dalla persona responsabile della loro</w:t>
            </w:r>
            <w:r w:rsidRPr="00C25632">
              <w:rPr>
                <w:rFonts w:ascii="MyriadPro-Regular" w:hAnsi="MyriadPro-Regular"/>
                <w:color w:val="231F20"/>
                <w:sz w:val="16"/>
                <w:szCs w:val="16"/>
              </w:rPr>
              <w:br/>
            </w:r>
            <w:r w:rsidRPr="00C25632">
              <w:rPr>
                <w:sz w:val="20"/>
                <w:szCs w:val="18"/>
              </w:rPr>
              <w:t>sicurezza.</w:t>
            </w:r>
          </w:p>
          <w:p w:rsidR="004C6443" w:rsidRDefault="004C6443" w:rsidP="004C6443">
            <w:pPr>
              <w:numPr>
                <w:ilvl w:val="0"/>
                <w:numId w:val="5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È necessario sorvegliare che i bambini non giochino con l’apparecchio.</w:t>
            </w:r>
          </w:p>
          <w:p w:rsidR="004C6443" w:rsidRDefault="004C6443" w:rsidP="0075291B">
            <w:pPr>
              <w:jc w:val="both"/>
              <w:rPr>
                <w:sz w:val="20"/>
                <w:szCs w:val="18"/>
              </w:rPr>
            </w:pPr>
          </w:p>
          <w:p w:rsidR="004C6443" w:rsidRDefault="004C6443" w:rsidP="0075291B">
            <w:pPr>
              <w:jc w:val="both"/>
              <w:rPr>
                <w:sz w:val="20"/>
                <w:szCs w:val="18"/>
              </w:rPr>
            </w:pPr>
            <w:r w:rsidRPr="00C25632">
              <w:rPr>
                <w:b/>
                <w:bCs/>
                <w:sz w:val="20"/>
                <w:szCs w:val="18"/>
              </w:rPr>
              <w:t>Funzionamento</w:t>
            </w:r>
            <w:r w:rsidRPr="00C25632">
              <w:rPr>
                <w:b/>
                <w:bCs/>
                <w:sz w:val="20"/>
                <w:szCs w:val="18"/>
              </w:rPr>
              <w:br/>
            </w:r>
            <w:r w:rsidRPr="00C25632">
              <w:rPr>
                <w:sz w:val="20"/>
                <w:szCs w:val="18"/>
              </w:rPr>
              <w:t>Collegate l’asciugacapelli a una presa di corrente a muro adatta e agite</w:t>
            </w:r>
            <w:r w:rsidRPr="00C25632">
              <w:rPr>
                <w:sz w:val="20"/>
                <w:szCs w:val="18"/>
              </w:rPr>
              <w:br/>
              <w:t>sull’interruttore a cursore per selezionare l’impostazione di potenza desiderata.</w:t>
            </w:r>
          </w:p>
          <w:p w:rsidR="004C6443" w:rsidRDefault="004C6443" w:rsidP="0075291B">
            <w:pPr>
              <w:jc w:val="both"/>
              <w:rPr>
                <w:sz w:val="20"/>
                <w:szCs w:val="18"/>
              </w:rPr>
            </w:pPr>
          </w:p>
          <w:p w:rsidR="004C6443" w:rsidRDefault="004C6443" w:rsidP="0075291B">
            <w:pPr>
              <w:jc w:val="both"/>
              <w:rPr>
                <w:b/>
                <w:bCs/>
                <w:sz w:val="20"/>
                <w:szCs w:val="18"/>
              </w:rPr>
            </w:pPr>
            <w:r w:rsidRPr="00C25632">
              <w:rPr>
                <w:b/>
                <w:bCs/>
                <w:sz w:val="20"/>
                <w:szCs w:val="18"/>
              </w:rPr>
              <w:t>Manutenzione e pulizia</w:t>
            </w:r>
          </w:p>
          <w:p w:rsidR="004C6443" w:rsidRDefault="004C6443" w:rsidP="004C6443">
            <w:pPr>
              <w:numPr>
                <w:ilvl w:val="0"/>
                <w:numId w:val="6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Prima di procedere alla pulizia dell’asciugacapelli, disinseritelo dalla presa di</w:t>
            </w:r>
            <w:r w:rsidRPr="00C25632">
              <w:rPr>
                <w:sz w:val="20"/>
                <w:szCs w:val="18"/>
              </w:rPr>
              <w:br/>
              <w:t xml:space="preserve">corrente e lasciatelo </w:t>
            </w:r>
            <w:proofErr w:type="spellStart"/>
            <w:r w:rsidRPr="00C25632">
              <w:rPr>
                <w:sz w:val="20"/>
                <w:szCs w:val="18"/>
              </w:rPr>
              <w:t>ra</w:t>
            </w:r>
            <w:r w:rsidRPr="00C25632">
              <w:rPr>
                <w:rFonts w:ascii="Cambria Math" w:hAnsi="Cambria Math" w:cs="Cambria Math"/>
                <w:sz w:val="20"/>
                <w:szCs w:val="18"/>
              </w:rPr>
              <w:t>ﬀ</w:t>
            </w:r>
            <w:r w:rsidRPr="00C25632">
              <w:rPr>
                <w:sz w:val="20"/>
                <w:szCs w:val="18"/>
              </w:rPr>
              <w:t>reddare</w:t>
            </w:r>
            <w:proofErr w:type="spellEnd"/>
            <w:r w:rsidRPr="00C25632">
              <w:rPr>
                <w:sz w:val="20"/>
                <w:szCs w:val="18"/>
              </w:rPr>
              <w:t xml:space="preserve"> completamente.</w:t>
            </w:r>
          </w:p>
          <w:p w:rsidR="004C6443" w:rsidRDefault="004C6443" w:rsidP="004C6443">
            <w:pPr>
              <w:numPr>
                <w:ilvl w:val="0"/>
                <w:numId w:val="6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Per evitare ogni rischio di scossa elettrica, non pulite l’asciugacapelli con</w:t>
            </w:r>
            <w:r w:rsidRPr="00C25632">
              <w:rPr>
                <w:sz w:val="20"/>
                <w:szCs w:val="18"/>
              </w:rPr>
              <w:br/>
              <w:t>acqua e non immergetelo in acqua.</w:t>
            </w:r>
          </w:p>
          <w:p w:rsidR="004C6443" w:rsidRDefault="004C6443" w:rsidP="004C6443">
            <w:pPr>
              <w:numPr>
                <w:ilvl w:val="0"/>
                <w:numId w:val="6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 xml:space="preserve">Eventualmente, l’alloggiamento dell’asciugacapelli potrebbe esser </w:t>
            </w:r>
            <w:proofErr w:type="spellStart"/>
            <w:r w:rsidRPr="00C25632">
              <w:rPr>
                <w:sz w:val="20"/>
                <w:szCs w:val="18"/>
              </w:rPr>
              <w:t>strofnato</w:t>
            </w:r>
            <w:proofErr w:type="spellEnd"/>
            <w:r w:rsidRPr="00C25632">
              <w:rPr>
                <w:sz w:val="20"/>
                <w:szCs w:val="18"/>
              </w:rPr>
              <w:br/>
              <w:t>con un panno asciutto non lanuginoso.</w:t>
            </w:r>
          </w:p>
          <w:p w:rsidR="004C6443" w:rsidRPr="00C25632" w:rsidRDefault="004C6443" w:rsidP="004C6443">
            <w:pPr>
              <w:numPr>
                <w:ilvl w:val="0"/>
                <w:numId w:val="6"/>
              </w:numPr>
              <w:jc w:val="both"/>
              <w:rPr>
                <w:sz w:val="20"/>
                <w:szCs w:val="18"/>
              </w:rPr>
            </w:pPr>
            <w:r w:rsidRPr="00C25632">
              <w:rPr>
                <w:sz w:val="20"/>
                <w:szCs w:val="18"/>
              </w:rPr>
              <w:t>Controllate sempre che non si siano accumulati fibre o capelli dentro il foro</w:t>
            </w:r>
            <w:r w:rsidRPr="00C25632">
              <w:rPr>
                <w:sz w:val="20"/>
                <w:szCs w:val="18"/>
              </w:rPr>
              <w:br/>
              <w:t xml:space="preserve">di entrata dell’aria e, nel caso, liberatelo da ogni ostruzione. </w:t>
            </w:r>
          </w:p>
        </w:tc>
      </w:tr>
      <w:tr w:rsidR="004C6443" w:rsidRPr="0021264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6443" w:rsidRPr="006C1934" w:rsidRDefault="004C6443" w:rsidP="0075291B">
            <w:pPr>
              <w:rPr>
                <w:b/>
              </w:rPr>
            </w:pPr>
            <w:r>
              <w:rPr>
                <w:b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443" w:rsidRDefault="004C6443" w:rsidP="0075291B">
            <w:ins w:id="1" w:author="Lionel" w:date="2019-02-05T10:21:00Z">
              <w:r>
                <w:rPr>
                  <w:noProof/>
                </w:rPr>
                <w:drawing>
                  <wp:anchor distT="0" distB="0" distL="114300" distR="114300" simplePos="0" relativeHeight="251661312" behindDoc="0" locked="0" layoutInCell="1" allowOverlap="1">
                    <wp:simplePos x="0" y="0"/>
                    <wp:positionH relativeFrom="column">
                      <wp:posOffset>2593340</wp:posOffset>
                    </wp:positionH>
                    <wp:positionV relativeFrom="paragraph">
                      <wp:posOffset>7620</wp:posOffset>
                    </wp:positionV>
                    <wp:extent cx="1310640" cy="467995"/>
                    <wp:effectExtent l="0" t="0" r="3810" b="8255"/>
                    <wp:wrapNone/>
                    <wp:docPr id="3" name="Immagine 3" descr="1831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15" descr="1831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0640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  <w:ins w:id="2" w:author="Lionel" w:date="2019-02-04T17:45:00Z">
              <w:r>
                <w:rPr>
                  <w:noProof/>
                </w:rPr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column">
                      <wp:posOffset>1275080</wp:posOffset>
                    </wp:positionH>
                    <wp:positionV relativeFrom="paragraph">
                      <wp:posOffset>7620</wp:posOffset>
                    </wp:positionV>
                    <wp:extent cx="1313815" cy="467995"/>
                    <wp:effectExtent l="0" t="0" r="635" b="8255"/>
                    <wp:wrapSquare wrapText="bothSides"/>
                    <wp:docPr id="2" name="Immagine 2" descr="E1747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8" descr="E1747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  <w:r>
                <w:rPr>
                  <w:noProof/>
                </w:rPr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column">
                      <wp:posOffset>-43180</wp:posOffset>
                    </wp:positionH>
                    <wp:positionV relativeFrom="paragraph">
                      <wp:posOffset>8255</wp:posOffset>
                    </wp:positionV>
                    <wp:extent cx="1313815" cy="467995"/>
                    <wp:effectExtent l="0" t="0" r="635" b="8255"/>
                    <wp:wrapNone/>
                    <wp:docPr id="1" name="Immagine 1" descr="E1709K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Immagine 4" descr="E1709K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13815" cy="4679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w:r>
            </w:ins>
          </w:p>
          <w:p w:rsidR="004C6443" w:rsidRDefault="004C6443" w:rsidP="0075291B"/>
          <w:p w:rsidR="004C6443" w:rsidRPr="00671D56" w:rsidRDefault="004C6443" w:rsidP="0075291B"/>
        </w:tc>
      </w:tr>
      <w:tr w:rsidR="004C6443" w:rsidRPr="00363F34" w:rsidTr="0075291B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4C6443" w:rsidRDefault="004C6443" w:rsidP="0075291B">
            <w:pPr>
              <w:rPr>
                <w:b/>
              </w:rPr>
            </w:pPr>
            <w:r>
              <w:rPr>
                <w:b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C6443" w:rsidRPr="00363F34" w:rsidRDefault="004C6443" w:rsidP="0075291B">
            <w:pPr>
              <w:rPr>
                <w:noProof/>
              </w:rPr>
            </w:pPr>
            <w:r w:rsidRPr="00671D56">
              <w:rPr>
                <w:noProof/>
                <w:sz w:val="20"/>
                <w:szCs w:val="20"/>
              </w:rPr>
              <w:t>In caso di utilizzo dell’attrezzatura in modo appropriato</w:t>
            </w:r>
            <w:r>
              <w:rPr>
                <w:noProof/>
                <w:sz w:val="20"/>
                <w:szCs w:val="20"/>
              </w:rPr>
              <w:t>, come previsto dal manuale d’uso e manutenzione, i</w:t>
            </w:r>
            <w:r w:rsidRPr="00671D56">
              <w:rPr>
                <w:noProof/>
                <w:sz w:val="20"/>
                <w:szCs w:val="20"/>
              </w:rPr>
              <w:t xml:space="preserve"> DPI non </w:t>
            </w:r>
            <w:r>
              <w:rPr>
                <w:noProof/>
                <w:sz w:val="20"/>
                <w:szCs w:val="20"/>
              </w:rPr>
              <w:t xml:space="preserve">sono </w:t>
            </w:r>
            <w:r w:rsidRPr="00671D56">
              <w:rPr>
                <w:noProof/>
                <w:sz w:val="20"/>
                <w:szCs w:val="20"/>
              </w:rPr>
              <w:t>necessari</w:t>
            </w:r>
            <w:r>
              <w:rPr>
                <w:noProof/>
                <w:sz w:val="20"/>
                <w:szCs w:val="20"/>
              </w:rPr>
              <w:t>.</w:t>
            </w:r>
          </w:p>
        </w:tc>
      </w:tr>
    </w:tbl>
    <w:p w:rsidR="004C6443" w:rsidRDefault="004C6443">
      <w:bookmarkStart w:id="3" w:name="_GoBack"/>
      <w:bookmarkEnd w:id="3"/>
    </w:p>
    <w:sectPr w:rsidR="004C644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yriadPro-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4D2AD2"/>
    <w:multiLevelType w:val="hybridMultilevel"/>
    <w:tmpl w:val="6A36F27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E3C90"/>
    <w:multiLevelType w:val="hybridMultilevel"/>
    <w:tmpl w:val="4E847044"/>
    <w:lvl w:ilvl="0" w:tplc="48068A8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991BDB"/>
    <w:multiLevelType w:val="hybridMultilevel"/>
    <w:tmpl w:val="AC108C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4B5060"/>
    <w:multiLevelType w:val="hybridMultilevel"/>
    <w:tmpl w:val="822EB852"/>
    <w:lvl w:ilvl="0" w:tplc="48068A80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55D778C"/>
    <w:multiLevelType w:val="hybridMultilevel"/>
    <w:tmpl w:val="06DED10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CF6776"/>
    <w:multiLevelType w:val="hybridMultilevel"/>
    <w:tmpl w:val="C8DC3C4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43"/>
    <w:rsid w:val="004C6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062431E-F951-4404-B453-0225298D5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C644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qFormat/>
    <w:rsid w:val="004C6443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4C6443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</dc:creator>
  <cp:keywords/>
  <dc:description/>
  <cp:lastModifiedBy>utente</cp:lastModifiedBy>
  <cp:revision>1</cp:revision>
  <dcterms:created xsi:type="dcterms:W3CDTF">2019-06-13T09:14:00Z</dcterms:created>
  <dcterms:modified xsi:type="dcterms:W3CDTF">2019-06-13T09:14:00Z</dcterms:modified>
</cp:coreProperties>
</file>