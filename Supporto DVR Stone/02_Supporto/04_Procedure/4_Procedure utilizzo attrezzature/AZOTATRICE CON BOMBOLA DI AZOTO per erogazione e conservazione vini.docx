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70D46" w:rsidRPr="00FE26E4" w14:paraId="426FEB88" w14:textId="77777777" w:rsidTr="007C3A1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2BBEA" w14:textId="13C2F677" w:rsidR="00D70D46" w:rsidRPr="00FE26E4" w:rsidRDefault="00D70D46" w:rsidP="007C3A17">
            <w:pPr>
              <w:pStyle w:val="Titolo3"/>
            </w:pPr>
            <w:bookmarkStart w:id="0" w:name="_Toc66108373"/>
            <w:r>
              <w:t xml:space="preserve">ATTREZZATURE: </w:t>
            </w:r>
            <w:r w:rsidRPr="00D70D46">
              <w:t>AZOTATRICE CON BOMBOLA DI AZOTO per erogazione e conservazione vini</w:t>
            </w:r>
            <w:bookmarkEnd w:id="0"/>
          </w:p>
        </w:tc>
      </w:tr>
      <w:tr w:rsidR="00D70D46" w:rsidRPr="00671D56" w14:paraId="6BA7C3D2" w14:textId="77777777" w:rsidTr="007C3A1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AB8CFB" w14:textId="77777777" w:rsidR="00D70D46" w:rsidRPr="006C1934" w:rsidRDefault="00D70D46" w:rsidP="007C3A17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C6B74" w14:textId="77777777" w:rsidR="00D70D46" w:rsidRDefault="00D70D46" w:rsidP="007C3A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48C2F4B1" w14:textId="77777777" w:rsidR="00D70D46" w:rsidRDefault="00D70D46" w:rsidP="007C3A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7A3202F1" w14:textId="77777777" w:rsidR="00D70D46" w:rsidRPr="00671D56" w:rsidRDefault="00D70D46" w:rsidP="007C3A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D70D46" w:rsidRPr="00AC3990" w14:paraId="72142E31" w14:textId="77777777" w:rsidTr="007C3A1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103B43" w14:textId="77777777" w:rsidR="00D70D46" w:rsidRPr="006C1934" w:rsidRDefault="00D70D46" w:rsidP="007C3A17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E4970" w14:textId="77777777" w:rsidR="00D70D46" w:rsidRPr="00AC3990" w:rsidRDefault="00D70D46" w:rsidP="007C3A17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D70D46" w:rsidRPr="00AC3990" w14:paraId="1AA743DD" w14:textId="77777777" w:rsidTr="007C3A1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3D0C35" w14:textId="77777777" w:rsidR="00D70D46" w:rsidRPr="006C1934" w:rsidRDefault="00D70D46" w:rsidP="007C3A17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A1137" w14:textId="77777777" w:rsidR="00D70D46" w:rsidRDefault="00D70D46" w:rsidP="007C3A17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5D433B27" w14:textId="77777777" w:rsidR="00D70D46" w:rsidRDefault="00D70D46" w:rsidP="007C3A17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14:paraId="77412EA4" w14:textId="77777777" w:rsidR="00D70D46" w:rsidRPr="00AC3990" w:rsidRDefault="00D70D46" w:rsidP="007C3A17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D70D46" w:rsidRPr="009E16DD" w14:paraId="5C86D22D" w14:textId="77777777" w:rsidTr="007C3A1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E3398C" w14:textId="77777777" w:rsidR="00D70D46" w:rsidRPr="006C1934" w:rsidRDefault="00D70D46" w:rsidP="007C3A17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EF1DD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Non riporre mai sostanze infiammabili come gli spray all'interno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dell'apparecchio perché potrebbero fuoriuscire</w:t>
            </w:r>
          </w:p>
          <w:p w14:paraId="48820C3A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Se il cavo di alimentazione è danneggiato, farlo sostituire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immediatamente dal produttore o da un rivenditore qualificato per evitare il rischio di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scossa elettrica</w:t>
            </w:r>
          </w:p>
          <w:p w14:paraId="4E59FFFF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Tenere le ventilazioni ben aperte e controllare attentamente che l'aria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possa circolare dalle aperture, soprattutto se l'apparecchio è incassato nella parete.</w:t>
            </w:r>
          </w:p>
          <w:p w14:paraId="4B5C6F20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Non danneggiare il circuito di refrigerazione</w:t>
            </w:r>
          </w:p>
          <w:p w14:paraId="6C123D1D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Non usare apparecchiature elettriche all'interno dello scomparto, a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meno che non siano del tipo consigliato dal produttore.</w:t>
            </w:r>
          </w:p>
          <w:p w14:paraId="1E0F508E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l sistema refrigerante e isolante contengono gas infiammabili.</w:t>
            </w:r>
          </w:p>
          <w:p w14:paraId="5FDEF044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Quando si smaltisce l'apparecchio, conferirlo in un centro per la raccolta differenziata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autorizzato. Non esporre mai l'apparecchio alle fiamme</w:t>
            </w:r>
          </w:p>
          <w:p w14:paraId="1FA34D32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Non conservare, sostituire o esporre una bombola di gas a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temperature superiori a 60 °C</w:t>
            </w:r>
          </w:p>
          <w:p w14:paraId="1B49E78A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Il refrigerante isobutano (R600a) è utilizzato nel circuito refrigerante dell'apparecchio; È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un gas naturale altamente infiammabile e quindi pericoloso per l'ambiente. Durante i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l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trasporto e l'installazione dell'unità, controllare che nessuno dei componenti del circuito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di refrigerazione sia danneggiato. Il refrigerante (R600a) è un liquido infiammabile.</w:t>
            </w:r>
          </w:p>
          <w:p w14:paraId="6B7F14BA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Se il circuito di refrigerazione è stato danneggiato: Evitare fiamme libere e qualsiasi fonte di ignizione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,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Ventilare la stanza in cui si trova l'apparecchio.</w:t>
            </w:r>
          </w:p>
          <w:p w14:paraId="5E6B2E4E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Non conservare mai sostanze o liquidi infiammabili all'interno dell'apparecchio.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Rischio di esplosione</w:t>
            </w:r>
          </w:p>
          <w:p w14:paraId="69D5178D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L'apparecchio deve essere tenuto lontano da candele, lampade e altre fiamme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libere per evitare il rischio di incendio</w:t>
            </w:r>
          </w:p>
          <w:p w14:paraId="2BD66D8D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Questo apparecchio è destinato esclusivamente alla conservazione di vini e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bevande.</w:t>
            </w:r>
          </w:p>
          <w:p w14:paraId="395334AF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Questo apparecchio è destinato esclusivamente alla conservazione di vini e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bevande.</w:t>
            </w:r>
          </w:p>
          <w:p w14:paraId="4BD47819" w14:textId="309A1710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Non pulire l'apparecchio usando oggetti metallici, generatori di vapore, oli volatili,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solventi organici o componenti abrasivi.</w:t>
            </w:r>
          </w:p>
          <w:p w14:paraId="3044DF4A" w14:textId="77777777" w:rsidR="00D70D46" w:rsidRPr="00C65F0C" w:rsidRDefault="00D70D46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>Non pulire nessuna parte dell'apparecchio con prodotti infiammabili. I vapori possono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C65F0C">
              <w:rPr>
                <w:rFonts w:ascii="Times New Roman" w:hAnsi="Times New Roman"/>
                <w:sz w:val="20"/>
                <w:szCs w:val="18"/>
              </w:rPr>
              <w:t>creare un rischio di incendio o di esplosione</w:t>
            </w:r>
          </w:p>
          <w:p w14:paraId="33BC5E9F" w14:textId="6BB0ACF2" w:rsidR="00C65F0C" w:rsidRPr="00C65F0C" w:rsidRDefault="00C65F0C" w:rsidP="00D70D46">
            <w:pPr>
              <w:pStyle w:val="Paragrafoelenco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18"/>
              </w:rPr>
            </w:pPr>
            <w:r w:rsidRPr="00C65F0C">
              <w:rPr>
                <w:rFonts w:ascii="Times New Roman" w:hAnsi="Times New Roman"/>
                <w:sz w:val="20"/>
                <w:szCs w:val="18"/>
              </w:rPr>
              <w:t xml:space="preserve">Seguire le indicazioni riportate nel manuale d’uso e manutenzione riguardo alle corrette operazioni del funzionamento dell’apparecchio e per la sostituzione della bombola o cartuccia di azoto quando terminata. </w:t>
            </w:r>
          </w:p>
        </w:tc>
      </w:tr>
      <w:tr w:rsidR="00D70D46" w:rsidRPr="00671D56" w14:paraId="16A7FB5B" w14:textId="77777777" w:rsidTr="007C3A1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39EF13" w14:textId="77777777" w:rsidR="00D70D46" w:rsidRPr="006C1934" w:rsidRDefault="00D70D46" w:rsidP="007C3A17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586DE" w14:textId="10BFE593" w:rsidR="00D70D46" w:rsidRPr="00C65F0C" w:rsidRDefault="00D70D46" w:rsidP="007C3A17">
            <w:ins w:id="1" w:author="Lionel" w:date="2019-02-04T17:45:00Z">
              <w:r w:rsidRPr="00C65F0C"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2D34753F" wp14:editId="06BCB6DD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7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5B63B9C1" w14:textId="77777777" w:rsidR="00D70D46" w:rsidRPr="00C65F0C" w:rsidRDefault="00D70D46" w:rsidP="007C3A17"/>
          <w:p w14:paraId="1BDA096A" w14:textId="77777777" w:rsidR="00D70D46" w:rsidRPr="00C65F0C" w:rsidRDefault="00D70D46" w:rsidP="007C3A17"/>
        </w:tc>
      </w:tr>
      <w:tr w:rsidR="00D70D46" w:rsidRPr="009E16DD" w14:paraId="4904BA1E" w14:textId="77777777" w:rsidTr="007C3A1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628F5A" w14:textId="77777777" w:rsidR="00D70D46" w:rsidRDefault="00D70D46" w:rsidP="007C3A17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2397F" w14:textId="3A13CDF2" w:rsidR="00D70D46" w:rsidRPr="00C65F0C" w:rsidRDefault="00C65F0C" w:rsidP="00D70D46">
            <w:pPr>
              <w:pStyle w:val="Paragrafoelenco"/>
              <w:numPr>
                <w:ilvl w:val="0"/>
                <w:numId w:val="2"/>
              </w:numPr>
              <w:suppressAutoHyphens/>
              <w:autoSpaceDN w:val="0"/>
              <w:spacing w:after="0" w:line="240" w:lineRule="auto"/>
              <w:contextualSpacing w:val="0"/>
              <w:textAlignment w:val="baseline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C65F0C">
              <w:rPr>
                <w:rFonts w:ascii="Times New Roman" w:hAnsi="Times New Roman"/>
                <w:noProof/>
                <w:sz w:val="20"/>
                <w:szCs w:val="20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0F3E752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C3914"/>
    <w:multiLevelType w:val="hybridMultilevel"/>
    <w:tmpl w:val="0C30F3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22100E"/>
    <w:multiLevelType w:val="hybridMultilevel"/>
    <w:tmpl w:val="16EE08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46"/>
    <w:rsid w:val="004F4F70"/>
    <w:rsid w:val="008D7801"/>
    <w:rsid w:val="00C65F0C"/>
    <w:rsid w:val="00D7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CD0E"/>
  <w15:chartTrackingRefBased/>
  <w15:docId w15:val="{6FBBC828-2E0D-4FEC-B98B-934CCF78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0D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D70D4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70D4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D70D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ntstyle01">
    <w:name w:val="fontstyle01"/>
    <w:rsid w:val="00D70D4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D70D4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2021-03-23T16:08:00Z</dcterms:created>
  <dcterms:modified xsi:type="dcterms:W3CDTF">2021-03-23T16:39:00Z</dcterms:modified>
</cp:coreProperties>
</file>