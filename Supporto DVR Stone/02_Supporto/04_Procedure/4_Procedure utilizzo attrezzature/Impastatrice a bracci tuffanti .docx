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E52C1" w:rsidRPr="00FE26E4" w:rsidTr="00152DA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E52C1" w:rsidRPr="00FE26E4" w:rsidRDefault="002E52C1" w:rsidP="00152DA6">
            <w:pPr>
              <w:pStyle w:val="Titolo3"/>
            </w:pPr>
            <w:bookmarkStart w:id="0" w:name="_Toc11315304"/>
            <w:bookmarkStart w:id="1" w:name="_Toc11664515"/>
            <w:bookmarkStart w:id="2" w:name="_GoBack" w:colFirst="0" w:colLast="0"/>
            <w:r>
              <w:t xml:space="preserve">ATTREZZATURE: </w:t>
            </w:r>
            <w:bookmarkEnd w:id="0"/>
            <w:r>
              <w:t>IMPASTATRICE</w:t>
            </w:r>
            <w:bookmarkEnd w:id="1"/>
            <w:r>
              <w:t xml:space="preserve"> </w:t>
            </w:r>
            <w:r>
              <w:t xml:space="preserve">A BRACCI TUFFANTI </w:t>
            </w:r>
          </w:p>
        </w:tc>
      </w:tr>
      <w:tr w:rsidR="002E52C1" w:rsidRPr="00671D56" w:rsidTr="00152DA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E52C1" w:rsidRPr="006C1934" w:rsidRDefault="002E52C1" w:rsidP="00152DA6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2C1" w:rsidRDefault="002E52C1" w:rsidP="00152DA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2E52C1" w:rsidRDefault="002E52C1" w:rsidP="00152DA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2E52C1" w:rsidRPr="00671D56" w:rsidRDefault="002E52C1" w:rsidP="00152DA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E52C1" w:rsidRPr="00AC3990" w:rsidTr="00152DA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E52C1" w:rsidRPr="006C1934" w:rsidRDefault="002E52C1" w:rsidP="00152DA6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2C1" w:rsidRPr="00AC3990" w:rsidRDefault="002E52C1" w:rsidP="00152DA6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2E52C1" w:rsidRPr="00AC3990" w:rsidTr="00152DA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E52C1" w:rsidRPr="006C1934" w:rsidRDefault="002E52C1" w:rsidP="00152DA6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2C1" w:rsidRDefault="002E52C1" w:rsidP="00152DA6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CESOIAMENTO, STRITOLAMENTO</w:t>
            </w:r>
            <w:r>
              <w:rPr>
                <w:caps/>
                <w:sz w:val="20"/>
                <w:szCs w:val="20"/>
              </w:rPr>
              <w:t xml:space="preserve">, SCHIACCIAMENTO </w:t>
            </w:r>
          </w:p>
          <w:p w:rsidR="002E52C1" w:rsidRPr="00AC3990" w:rsidRDefault="002E52C1" w:rsidP="00152DA6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CONTATTI CON PARTI SOTTO TENSIONE</w:t>
            </w:r>
          </w:p>
        </w:tc>
      </w:tr>
      <w:tr w:rsidR="002E52C1" w:rsidRPr="00F37224" w:rsidTr="00152DA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E52C1" w:rsidRPr="006C1934" w:rsidRDefault="002E52C1" w:rsidP="00152DA6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 xml:space="preserve">L'operatore della macchina deve vietare l'uso della macchina a persone non esperte; 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 xml:space="preserve">I dispositivi di sicurezza devono essere sempre in efficienza; 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>L'utensile impastatore può essere messo in moto solo se il riparo è chiuso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>Nessuno deve ritenersi autorizzato ad avvicinare la/le mano/i alla zona di rischio finché la macchina è in moto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 xml:space="preserve">Targhe e simboli posti sulla macchina devono essere tenuti puliti; 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>Tutti i simboli grafici oppure i consigli indicati sulla macchina devono essere rispettati.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>Si deve lavorare con tutte le protezioni appropriate nella sede giusta ed in perfetta efficienza.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>Non introdurre mani o attrezzi nei posti proibiti o dietro le protezioni previste.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 xml:space="preserve">Durante le operazioni di manutenzione </w:t>
            </w:r>
            <w:r w:rsidRPr="00810551">
              <w:rPr>
                <w:sz w:val="20"/>
                <w:szCs w:val="20"/>
              </w:rPr>
              <w:t>Assicurarsi che la corrente sia spenta e che la macchina sia completamente isolata.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>Se alcune parti devono essere sostituite, queste devono essere originali oppure indicate dal costruttore.</w:t>
            </w:r>
          </w:p>
          <w:p w:rsidR="002E52C1" w:rsidRPr="00810551" w:rsidRDefault="002E52C1" w:rsidP="002E52C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810551">
              <w:rPr>
                <w:sz w:val="20"/>
                <w:szCs w:val="20"/>
              </w:rPr>
              <w:t>Tutti gli interventi elettrici sulla macchina devono essere eseguiti solamente da personale qualificato.</w:t>
            </w:r>
          </w:p>
        </w:tc>
      </w:tr>
      <w:tr w:rsidR="002E52C1" w:rsidRPr="00671D56" w:rsidTr="00152DA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E52C1" w:rsidRPr="006C1934" w:rsidRDefault="002E52C1" w:rsidP="00152DA6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2C1" w:rsidRDefault="002E52C1" w:rsidP="00152DA6">
            <w:ins w:id="3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0D6D2B2B" wp14:editId="301DB69C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75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7EF35C07" wp14:editId="591E852F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6" name="Immagine 76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2E52C1" w:rsidRPr="00671D56" w:rsidRDefault="002E52C1" w:rsidP="00152DA6">
            <w:r>
              <w:rPr>
                <w:noProof/>
              </w:rPr>
              <w:drawing>
                <wp:inline distT="0" distB="0" distL="0" distR="0" wp14:anchorId="5B69F332" wp14:editId="448A5ED8">
                  <wp:extent cx="1200150" cy="390525"/>
                  <wp:effectExtent l="0" t="0" r="0" b="9525"/>
                  <wp:docPr id="126" name="Immagine 48" descr="1765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magine 48" descr="1765K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8D882E" wp14:editId="0BAE54DC">
                  <wp:extent cx="1152525" cy="457200"/>
                  <wp:effectExtent l="0" t="0" r="9525" b="0"/>
                  <wp:docPr id="100" name="Immagine 13" descr="1835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magine 13" descr="1835K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2519680</wp:posOffset>
                  </wp:positionH>
                  <wp:positionV relativeFrom="paragraph">
                    <wp:posOffset>399415</wp:posOffset>
                  </wp:positionV>
                  <wp:extent cx="781050" cy="520700"/>
                  <wp:effectExtent l="0" t="0" r="0" b="0"/>
                  <wp:wrapNone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1147_11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ins w:id="4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02E833AB" wp14:editId="2112E790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77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2E52C1" w:rsidRPr="00363F34" w:rsidTr="00152DA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E52C1" w:rsidRDefault="002E52C1" w:rsidP="00152DA6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2C1" w:rsidRPr="005C6B47" w:rsidRDefault="002E52C1" w:rsidP="002E52C1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C6B47">
              <w:rPr>
                <w:sz w:val="20"/>
                <w:szCs w:val="20"/>
              </w:rPr>
              <w:t>Calzature di sicurezza</w:t>
            </w:r>
          </w:p>
          <w:p w:rsidR="002E52C1" w:rsidRPr="005C6B47" w:rsidRDefault="002E52C1" w:rsidP="002E52C1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C6B47">
              <w:rPr>
                <w:sz w:val="20"/>
                <w:szCs w:val="20"/>
              </w:rPr>
              <w:t xml:space="preserve">Guanti </w:t>
            </w:r>
          </w:p>
          <w:p w:rsidR="002E52C1" w:rsidRPr="00363F34" w:rsidRDefault="002E52C1" w:rsidP="002E52C1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5C6B47">
              <w:rPr>
                <w:sz w:val="20"/>
                <w:szCs w:val="20"/>
              </w:rPr>
              <w:t>Indumenti protettivi (tute)</w:t>
            </w:r>
          </w:p>
        </w:tc>
      </w:tr>
      <w:bookmarkEnd w:id="2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938D5"/>
    <w:multiLevelType w:val="hybridMultilevel"/>
    <w:tmpl w:val="29144D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C1"/>
    <w:rsid w:val="002E52C1"/>
    <w:rsid w:val="004F4F70"/>
    <w:rsid w:val="0081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0C976"/>
  <w15:chartTrackingRefBased/>
  <w15:docId w15:val="{2EDE5EEA-8124-476C-96CD-6EF2A576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E52C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E52C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E52C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2E52C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2019-06-27T08:54:00Z</dcterms:created>
  <dcterms:modified xsi:type="dcterms:W3CDTF">2019-06-27T09:10:00Z</dcterms:modified>
</cp:coreProperties>
</file>