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97948" w:rsidRPr="00FE26E4" w:rsidTr="0076139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97948" w:rsidRPr="00FE26E4" w:rsidRDefault="00F97948" w:rsidP="00761391">
            <w:pPr>
              <w:pStyle w:val="Titolo3"/>
            </w:pPr>
            <w:bookmarkStart w:id="0" w:name="_Toc11315295"/>
            <w:r>
              <w:t>ATTREZZATURE: TRITA</w:t>
            </w:r>
            <w:bookmarkEnd w:id="0"/>
            <w:r>
              <w:t>MOZZARELLA</w:t>
            </w:r>
          </w:p>
        </w:tc>
      </w:tr>
      <w:tr w:rsidR="00F97948" w:rsidRPr="005B440D" w:rsidTr="0076139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97948" w:rsidRPr="006C1934" w:rsidRDefault="00F97948" w:rsidP="00761391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7948" w:rsidRDefault="00F97948" w:rsidP="007613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F97948" w:rsidRDefault="00F97948" w:rsidP="007613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F97948" w:rsidRPr="00671D56" w:rsidRDefault="00F97948" w:rsidP="007613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F97948" w:rsidRPr="00D72098" w:rsidTr="007613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97948" w:rsidRPr="006C1934" w:rsidRDefault="00F97948" w:rsidP="00761391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7948" w:rsidRPr="00AC3990" w:rsidRDefault="00F97948" w:rsidP="00761391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F97948" w:rsidRPr="00556339" w:rsidTr="007613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97948" w:rsidRPr="006C1934" w:rsidRDefault="00F97948" w:rsidP="00761391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7948" w:rsidRDefault="00F97948" w:rsidP="00761391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F97948" w:rsidRDefault="00F97948" w:rsidP="00761391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URTI, COLPI, IMPATTI, SCHIACCIAMENTI</w:t>
            </w:r>
          </w:p>
          <w:p w:rsidR="00F97948" w:rsidRPr="00AC3990" w:rsidRDefault="00F97948" w:rsidP="00761391">
            <w:pPr>
              <w:rPr>
                <w:sz w:val="20"/>
                <w:szCs w:val="18"/>
              </w:rPr>
            </w:pPr>
            <w:r w:rsidRPr="00F15A52">
              <w:rPr>
                <w:sz w:val="20"/>
                <w:szCs w:val="20"/>
              </w:rPr>
              <w:t>ABRASIONI, TAGLI, CESOIAMENTI</w:t>
            </w:r>
          </w:p>
        </w:tc>
      </w:tr>
      <w:tr w:rsidR="00F97948" w:rsidRPr="005B440D" w:rsidTr="00761391">
        <w:trPr>
          <w:trHeight w:val="5023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97948" w:rsidRPr="006C1934" w:rsidRDefault="00F97948" w:rsidP="00761391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7948" w:rsidRPr="000663D6" w:rsidRDefault="00F97948" w:rsidP="00F9794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b/>
                <w:bCs/>
                <w:sz w:val="20"/>
                <w:szCs w:val="18"/>
              </w:rPr>
            </w:pPr>
            <w:r w:rsidRPr="000663D6">
              <w:rPr>
                <w:b/>
                <w:bCs/>
                <w:sz w:val="20"/>
                <w:szCs w:val="18"/>
              </w:rPr>
              <w:t>Il personale destinato all’utilizzo</w:t>
            </w:r>
            <w:r>
              <w:rPr>
                <w:b/>
                <w:bCs/>
                <w:sz w:val="20"/>
                <w:szCs w:val="18"/>
              </w:rPr>
              <w:t xml:space="preserve"> </w:t>
            </w:r>
            <w:r w:rsidRPr="000663D6">
              <w:rPr>
                <w:b/>
                <w:bCs/>
                <w:sz w:val="20"/>
                <w:szCs w:val="18"/>
              </w:rPr>
              <w:t>della macchina deve essere un operatore del settore che deve avere letto e</w:t>
            </w:r>
            <w:r>
              <w:rPr>
                <w:b/>
                <w:bCs/>
                <w:sz w:val="20"/>
                <w:szCs w:val="18"/>
              </w:rPr>
              <w:t xml:space="preserve"> </w:t>
            </w:r>
            <w:r w:rsidRPr="000663D6">
              <w:rPr>
                <w:b/>
                <w:bCs/>
                <w:sz w:val="20"/>
                <w:szCs w:val="18"/>
              </w:rPr>
              <w:t xml:space="preserve">compreso il presente manuale. </w:t>
            </w:r>
          </w:p>
          <w:p w:rsidR="00F97948" w:rsidRDefault="00F97948" w:rsidP="00F9794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92EEA">
              <w:rPr>
                <w:sz w:val="20"/>
                <w:szCs w:val="18"/>
              </w:rPr>
              <w:t xml:space="preserve">La macchina è stata progettata e realizzata per tritare </w:t>
            </w:r>
            <w:r>
              <w:rPr>
                <w:sz w:val="20"/>
                <w:szCs w:val="18"/>
              </w:rPr>
              <w:t>mozzarella</w:t>
            </w:r>
            <w:r w:rsidRPr="00A92EEA">
              <w:rPr>
                <w:sz w:val="20"/>
                <w:szCs w:val="18"/>
              </w:rPr>
              <w:t xml:space="preserve"> </w:t>
            </w:r>
            <w:r>
              <w:rPr>
                <w:sz w:val="20"/>
                <w:szCs w:val="18"/>
              </w:rPr>
              <w:t xml:space="preserve">e/o </w:t>
            </w:r>
            <w:r w:rsidRPr="00A92EEA">
              <w:rPr>
                <w:sz w:val="20"/>
                <w:szCs w:val="18"/>
              </w:rPr>
              <w:t>prodotti similari.</w:t>
            </w:r>
            <w:r>
              <w:rPr>
                <w:sz w:val="20"/>
                <w:szCs w:val="18"/>
              </w:rPr>
              <w:t xml:space="preserve"> Non impiegare la macchina per tritare prodotti materiali non previsti da libretto d’uso e manutenzione</w:t>
            </w:r>
          </w:p>
          <w:p w:rsidR="00F97948" w:rsidRDefault="00F97948" w:rsidP="00F9794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92EEA">
              <w:rPr>
                <w:sz w:val="20"/>
                <w:szCs w:val="18"/>
              </w:rPr>
              <w:t>Usare la macchina esclusivamente appoggiata in</w:t>
            </w:r>
            <w:r>
              <w:rPr>
                <w:sz w:val="20"/>
                <w:szCs w:val="18"/>
              </w:rPr>
              <w:t xml:space="preserve"> </w:t>
            </w:r>
            <w:r w:rsidRPr="00A92EEA">
              <w:rPr>
                <w:sz w:val="20"/>
                <w:szCs w:val="18"/>
              </w:rPr>
              <w:t>modo sicuro sopra ad un solido tavolo da lavoro.</w:t>
            </w:r>
            <w:r>
              <w:rPr>
                <w:sz w:val="20"/>
                <w:szCs w:val="18"/>
              </w:rPr>
              <w:t xml:space="preserve"> </w:t>
            </w:r>
          </w:p>
          <w:p w:rsidR="00F97948" w:rsidRPr="00A92EEA" w:rsidRDefault="00F97948" w:rsidP="00F97948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92EEA">
              <w:rPr>
                <w:sz w:val="20"/>
                <w:szCs w:val="18"/>
              </w:rPr>
              <w:t>Le dimensioni del</w:t>
            </w:r>
            <w:r>
              <w:rPr>
                <w:sz w:val="20"/>
                <w:szCs w:val="18"/>
              </w:rPr>
              <w:t xml:space="preserve"> materiale alimentare da tritare </w:t>
            </w:r>
            <w:r w:rsidRPr="00A92EEA">
              <w:rPr>
                <w:sz w:val="20"/>
                <w:szCs w:val="18"/>
              </w:rPr>
              <w:t>devono essere tale da essere contenuta</w:t>
            </w:r>
            <w:r>
              <w:rPr>
                <w:sz w:val="20"/>
                <w:szCs w:val="18"/>
              </w:rPr>
              <w:t xml:space="preserve"> </w:t>
            </w:r>
            <w:r w:rsidRPr="00A92EEA">
              <w:rPr>
                <w:sz w:val="20"/>
                <w:szCs w:val="18"/>
              </w:rPr>
              <w:t>completamente nella bocca di carico; e non deve fuoriuscire dalla tramoggia.</w:t>
            </w:r>
          </w:p>
          <w:p w:rsidR="00F97948" w:rsidRDefault="00F97948" w:rsidP="00F9794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32E8D">
              <w:rPr>
                <w:sz w:val="20"/>
                <w:szCs w:val="18"/>
              </w:rPr>
              <w:t>Solamente il personale autorizzato può intervenire sulla macchina.</w:t>
            </w:r>
          </w:p>
          <w:p w:rsidR="00F97948" w:rsidRDefault="00F97948" w:rsidP="00F9794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Pulizia e manutenzione della macchina deve essere effettuata solo ad alimentazione staccata (Scollegamento completo da presa di alimentazione)</w:t>
            </w:r>
          </w:p>
          <w:p w:rsidR="00F97948" w:rsidRDefault="00F97948" w:rsidP="00F9794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32E8D">
              <w:rPr>
                <w:sz w:val="20"/>
                <w:szCs w:val="18"/>
              </w:rPr>
              <w:t>Prima di iniziare l’uso l’operatore deve assicurarsi che tutte le protezioni siano al</w:t>
            </w:r>
            <w:r w:rsidRPr="00132E8D">
              <w:rPr>
                <w:sz w:val="20"/>
                <w:szCs w:val="18"/>
              </w:rPr>
              <w:br/>
              <w:t>loro posto e che i dispositivi di sicurezza siano presenti ed efficienti.</w:t>
            </w:r>
            <w:r>
              <w:rPr>
                <w:sz w:val="20"/>
                <w:szCs w:val="18"/>
              </w:rPr>
              <w:t xml:space="preserve"> </w:t>
            </w:r>
            <w:r w:rsidRPr="00A92EEA">
              <w:rPr>
                <w:sz w:val="20"/>
                <w:szCs w:val="18"/>
              </w:rPr>
              <w:t>In caso contrario spegnere la macchina e rivolgersi al preposto della</w:t>
            </w:r>
            <w:r w:rsidRPr="00A92EEA">
              <w:rPr>
                <w:sz w:val="20"/>
                <w:szCs w:val="18"/>
              </w:rPr>
              <w:br/>
              <w:t>manutenzione.</w:t>
            </w:r>
          </w:p>
          <w:p w:rsidR="00F97948" w:rsidRPr="00A92EEA" w:rsidRDefault="00F97948" w:rsidP="00F9794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92EEA">
              <w:rPr>
                <w:sz w:val="20"/>
                <w:szCs w:val="18"/>
              </w:rPr>
              <w:t>Il prodotto da tritare deve essere di pezzatura tale da poter entrare all'interno della</w:t>
            </w:r>
            <w:r w:rsidRPr="00A92EEA">
              <w:rPr>
                <w:sz w:val="20"/>
                <w:szCs w:val="18"/>
              </w:rPr>
              <w:br/>
              <w:t>bocca di carico e deve essere premuto con l'aiuto</w:t>
            </w:r>
            <w:r>
              <w:rPr>
                <w:sz w:val="20"/>
                <w:szCs w:val="18"/>
              </w:rPr>
              <w:t xml:space="preserve"> </w:t>
            </w:r>
            <w:r w:rsidRPr="00A92EEA">
              <w:rPr>
                <w:sz w:val="20"/>
                <w:szCs w:val="18"/>
              </w:rPr>
              <w:t xml:space="preserve">dell’apposito spingitore (pestello) </w:t>
            </w:r>
            <w:r w:rsidRPr="00A92EEA">
              <w:rPr>
                <w:b/>
                <w:bCs/>
                <w:sz w:val="20"/>
                <w:szCs w:val="18"/>
              </w:rPr>
              <w:t>NON FARLO MAI CON LE MANI.</w:t>
            </w:r>
          </w:p>
        </w:tc>
      </w:tr>
      <w:tr w:rsidR="00F97948" w:rsidRPr="00212644" w:rsidTr="0076139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97948" w:rsidRPr="006C1934" w:rsidRDefault="00F97948" w:rsidP="00761391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7948" w:rsidRDefault="00F97948" w:rsidP="00761391">
            <w:ins w:id="1" w:author="Lionel" w:date="2019-02-04T17:57:00Z">
              <w:r w:rsidRPr="008D76AD"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456431CD" wp14:editId="2FD76203">
                    <wp:simplePos x="0" y="0"/>
                    <wp:positionH relativeFrom="column">
                      <wp:posOffset>2588895</wp:posOffset>
                    </wp:positionH>
                    <wp:positionV relativeFrom="paragraph">
                      <wp:posOffset>-38100</wp:posOffset>
                    </wp:positionV>
                    <wp:extent cx="1314000" cy="468000"/>
                    <wp:effectExtent l="0" t="0" r="0" b="0"/>
                    <wp:wrapSquare wrapText="bothSides"/>
                    <wp:docPr id="65" name="Immagine 38" descr="E1713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" descr="E1713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4000" cy="46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 w:rsidRPr="00675DDD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74D7CD13" wp14:editId="15E356C1">
                    <wp:simplePos x="0" y="0"/>
                    <wp:positionH relativeFrom="column">
                      <wp:posOffset>1268730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0" b="0"/>
                    <wp:wrapSquare wrapText="bothSides"/>
                    <wp:docPr id="67" name="Immagine 8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4D83DF89" wp14:editId="5723782A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68" name="Immagine 68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F97948" w:rsidRPr="00671D56" w:rsidRDefault="00F97948" w:rsidP="00761391">
            <w:ins w:id="3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2336" behindDoc="0" locked="0" layoutInCell="1" allowOverlap="1" wp14:anchorId="06C5C498" wp14:editId="6C13ACD2">
                    <wp:simplePos x="0" y="0"/>
                    <wp:positionH relativeFrom="column">
                      <wp:posOffset>-4017010</wp:posOffset>
                    </wp:positionH>
                    <wp:positionV relativeFrom="paragraph">
                      <wp:posOffset>295910</wp:posOffset>
                    </wp:positionV>
                    <wp:extent cx="1310005" cy="467995"/>
                    <wp:effectExtent l="0" t="0" r="0" b="0"/>
                    <wp:wrapSquare wrapText="bothSides"/>
                    <wp:docPr id="69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F97948" w:rsidRPr="00363F34" w:rsidTr="00761391">
        <w:trPr>
          <w:trHeight w:val="147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97948" w:rsidRDefault="00F97948" w:rsidP="00761391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7948" w:rsidRDefault="00F97948" w:rsidP="00F9794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F97948" w:rsidRPr="007B1FB7" w:rsidRDefault="00F97948" w:rsidP="00F9794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:rsidR="00F97948" w:rsidRDefault="00F97948" w:rsidP="00F9794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:rsidR="00F97948" w:rsidRPr="00A653D4" w:rsidRDefault="00F97948" w:rsidP="00F9794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:rsidR="00F97948" w:rsidRPr="00363F34" w:rsidRDefault="00F97948" w:rsidP="00F9794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:rsidR="002071F6" w:rsidRDefault="002071F6"/>
    <w:sectPr w:rsidR="002071F6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E0E18"/>
    <w:multiLevelType w:val="hybridMultilevel"/>
    <w:tmpl w:val="DBFCE6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50847"/>
    <w:multiLevelType w:val="hybridMultilevel"/>
    <w:tmpl w:val="6C92AD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48"/>
    <w:rsid w:val="002071F6"/>
    <w:rsid w:val="003708E8"/>
    <w:rsid w:val="00F9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BC46B6-ECB3-984F-9CF6-8D45C7A4E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F97948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F9794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F97948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qFormat/>
    <w:rsid w:val="00F9794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Giorgio Amabili</cp:lastModifiedBy>
  <cp:revision>1</cp:revision>
  <dcterms:created xsi:type="dcterms:W3CDTF">2020-07-31T10:24:00Z</dcterms:created>
  <dcterms:modified xsi:type="dcterms:W3CDTF">2020-07-31T10:24:00Z</dcterms:modified>
</cp:coreProperties>
</file>