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947B8" w14:paraId="61A6A96F" w14:textId="77777777" w:rsidTr="000F1C4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561D15" w14:textId="77777777" w:rsidR="008947B8" w:rsidRDefault="008947B8" w:rsidP="000F1C44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ATTREZZATURE: FRESATRICE</w:t>
            </w:r>
          </w:p>
        </w:tc>
      </w:tr>
      <w:tr w:rsidR="008947B8" w14:paraId="4CF07B3A" w14:textId="77777777" w:rsidTr="000F1C4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EFC70" w14:textId="77777777" w:rsidR="008947B8" w:rsidRDefault="008947B8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72ADB" w14:textId="77777777" w:rsidR="008947B8" w:rsidRDefault="008947B8" w:rsidP="000F1C4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D63E90E" w14:textId="77777777" w:rsidR="008947B8" w:rsidRDefault="008947B8" w:rsidP="000F1C4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947B8" w14:paraId="32BC5D92" w14:textId="77777777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4424D" w14:textId="77777777" w:rsidR="008947B8" w:rsidRDefault="008947B8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062D5" w14:textId="77777777" w:rsidR="008947B8" w:rsidRDefault="008947B8" w:rsidP="000F1C44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947B8" w14:paraId="782E8797" w14:textId="77777777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E7BDB" w14:textId="77777777" w:rsidR="008947B8" w:rsidRDefault="008947B8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8E3F" w14:textId="77777777" w:rsidR="008947B8" w:rsidRDefault="008947B8" w:rsidP="000F1C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CESOIAMENTO E SCHIACCIAMENTO </w:t>
            </w:r>
          </w:p>
          <w:p w14:paraId="50D7F34F" w14:textId="77777777" w:rsidR="008947B8" w:rsidRDefault="008947B8" w:rsidP="000F1C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PROIEZIONI</w:t>
            </w:r>
          </w:p>
          <w:p w14:paraId="079DF12C" w14:textId="77777777" w:rsidR="008947B8" w:rsidRDefault="008947B8" w:rsidP="000F1C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IMPIGLIAMENTO E TRASCINAMENTO </w:t>
            </w:r>
          </w:p>
          <w:p w14:paraId="5139E5CC" w14:textId="77777777" w:rsidR="008947B8" w:rsidRDefault="008947B8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INALAZIONE POLVERI, FIBRE, GAS, VAPORI </w:t>
            </w:r>
          </w:p>
          <w:p w14:paraId="3531A185" w14:textId="77777777" w:rsidR="008947B8" w:rsidRDefault="008947B8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RUMORE </w:t>
            </w:r>
          </w:p>
          <w:p w14:paraId="4C0E400F" w14:textId="77777777" w:rsidR="008947B8" w:rsidRDefault="008947B8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VIBRAZIONE</w:t>
            </w:r>
          </w:p>
          <w:p w14:paraId="59BC69FF" w14:textId="77777777" w:rsidR="008947B8" w:rsidRDefault="008947B8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POSTURE INCONGRUE</w:t>
            </w:r>
          </w:p>
          <w:p w14:paraId="2C3B40B7" w14:textId="77777777" w:rsidR="008947B8" w:rsidRDefault="008947B8" w:rsidP="000F1C44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</w:p>
        </w:tc>
      </w:tr>
      <w:tr w:rsidR="008947B8" w:rsidRPr="005A4985" w14:paraId="74B3D2DC" w14:textId="77777777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A744" w14:textId="77777777" w:rsidR="008947B8" w:rsidRDefault="008947B8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19579" w14:textId="77777777" w:rsidR="008947B8" w:rsidRPr="008947B8" w:rsidRDefault="008947B8" w:rsidP="008947B8">
            <w:p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Leggere attentamente tutte le norme di sicurezza e prevenzione prima dell’impiego della macchina, in caso di dubbi rivolgersi direttamente alla Ditta Costruttrice. La Ditta Costruttrice declina ogni e qualsiasi responsabilità per la mancata osservanza delle norme di sicurezza e di prevenzione infortuni di seguito descritte. </w:t>
            </w:r>
          </w:p>
          <w:p w14:paraId="4DB01E85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Evitare di toccare in qualsiasi modo le parti in movimento. </w:t>
            </w:r>
          </w:p>
          <w:p w14:paraId="788FACCE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Interventi e regolazioni sulla macchina devono essere effettuate a trattore spento e bloccato. </w:t>
            </w:r>
          </w:p>
          <w:p w14:paraId="3AE54888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>È assolutamente vietato trasportare persone o animali sulla macchina.</w:t>
            </w:r>
          </w:p>
          <w:p w14:paraId="091C6040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È assolutamente vietato condurre o far condurre il trattore, con la macchina applicata, da personale sprovvisto di patente di guida adeguata, inesperto o non in buone condizioni di salute psicofisiche. </w:t>
            </w:r>
          </w:p>
          <w:p w14:paraId="20A53EBC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Osservare tutte le misure di prevenzione infortuni raccomandate e descritte in questo opuscolo. </w:t>
            </w:r>
          </w:p>
          <w:p w14:paraId="7E6470B5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L’applicazione di una macchina al trattore, comporta una diversa distribuzione dei pesi sugli assi. È consigliabile aggiungere apposite zavorre nella parte anteriore del trattore in modo da equilibrare i pesi sugli assi. </w:t>
            </w:r>
          </w:p>
          <w:p w14:paraId="6E44DBB8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La macchina applicata al trattore, può essere comandata solo con albero cardanico completo delle protezioni fissate con le apposite catenelle. Fare attenzione all’albero cardanico in rotazione. </w:t>
            </w:r>
          </w:p>
          <w:p w14:paraId="62AE075F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Prima di mettere in funzione il trattore e la macchina stessa, controllare la perfetta integrità di tutte le sicurezze </w:t>
            </w:r>
          </w:p>
          <w:p w14:paraId="495DA625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Per la circolazione su strada, è necessario attenersi alle normative del codice stradale in vigore nel relativo Paese. </w:t>
            </w:r>
          </w:p>
          <w:p w14:paraId="28BBC318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Rispettare il peso massimo previsto sugli assi del trattore. </w:t>
            </w:r>
          </w:p>
          <w:p w14:paraId="4638278A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Prima di iniziare il lavoro, familiarizzare con i dispositivi di comando e le loro funzioni. </w:t>
            </w:r>
          </w:p>
          <w:p w14:paraId="7351BF55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Usare un abbigliamento idoneo. Evitare assolutamente abiti svolazzanti, sciarpe, collane e cravatte che in qualche modo potrebbero impigliarsi in parti rotanti e in organi in movimento. Indossare viceversa indumenti di protezione quali occhiali, guanti e scarpe antitaglio qualora fossero previste dalla legislazione in vigore nel Paese di uso della macchina o per utilizzi in terreni particolarmente sassosi. </w:t>
            </w:r>
          </w:p>
          <w:p w14:paraId="222616CB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La macchina va agganciata, come previsto, su un trattore di adeguata potenza. </w:t>
            </w:r>
          </w:p>
          <w:p w14:paraId="2A45276A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Prestare la massima attenzione nella fase di aggancio e sgancio della macchina al trattore. </w:t>
            </w:r>
          </w:p>
          <w:p w14:paraId="3A05D3CB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Gli eventuali accessori per il trasporto devono essere muniti di segnalazioni e protezioni adeguate. </w:t>
            </w:r>
          </w:p>
          <w:p w14:paraId="0C9AD4C3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Con trattore in moto, non lasciare mai il posto di guida. </w:t>
            </w:r>
          </w:p>
          <w:p w14:paraId="2AE0F14B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In curva, fare attenzione alla forza centrifuga esercitata in posizione diversa, del centro di gravità, con e senza la macchina portata. </w:t>
            </w:r>
          </w:p>
          <w:p w14:paraId="1295836B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>Prima di inserire la presa di forza, accertarsi del numero di giri prestabilito</w:t>
            </w:r>
          </w:p>
          <w:p w14:paraId="0CDF6A0E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È assolutamente vietato stazionare nell’area d’azione della macchina, quando vi sono organi in movimento. </w:t>
            </w:r>
          </w:p>
          <w:p w14:paraId="71F447D1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Prima di abbandonare il trattore, abbassare la macchina agganciata al gruppo sollevatore, arrestare il motore, inserire il freno di stazionamento e togliere la chiave di accensione dal pannello comandi. </w:t>
            </w:r>
          </w:p>
          <w:p w14:paraId="437407A0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lastRenderedPageBreak/>
              <w:t xml:space="preserve">È assolutamente vietato interporsi tra il trattore e la macchina con motore acceso e cardano inserito. </w:t>
            </w:r>
          </w:p>
          <w:p w14:paraId="555551C7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Prima di agganciare o sganciare la macchina dall’attacco a tre punti, mettere in posizione di blocco la leva di comando sollevatore. </w:t>
            </w:r>
          </w:p>
          <w:p w14:paraId="452F122A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La categoria dei perni di attacco della macchina deve corrispondere a quella dell’attacco del sollevatore. </w:t>
            </w:r>
          </w:p>
          <w:p w14:paraId="39D8AB0D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Fare attenzione quando si lavora nella zona dei bracci del sollevamento, è un’area molto pericolosa. </w:t>
            </w:r>
          </w:p>
          <w:p w14:paraId="4826EABD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È assolutamente vietato interporsi fra il trattore e l’attacco della macchina per manovrare il comando dall’esterno per il sollevamento. ▪ In fase di trasporto, fissare con le relative catene e tenditori i bracci laterali di sollevamento. </w:t>
            </w:r>
          </w:p>
          <w:p w14:paraId="18082669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In fase di trasporto su strada, con macchina sollevata, mettere in posizione di blocco la leva di comando del sollevatore idraulico del trattore. ▪ Utilizzare esclusivamente l’albero cardanico previsto dalla Ditta Costruttrice marcato «CE». </w:t>
            </w:r>
          </w:p>
          <w:p w14:paraId="0BB64424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Verificare con periodicità la protezione dell’albero cardanico, deve essere sempre in ottimo stato e saldamente fissata. </w:t>
            </w:r>
          </w:p>
          <w:p w14:paraId="6A60E32E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>Fare molta attenzione alla protezione dell’albero cardanico, sia durante il trasporto che in lavoro.</w:t>
            </w:r>
          </w:p>
          <w:p w14:paraId="21F84E34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Il montaggio e lo smontaggio dell’albero cardanico deve essere sempre fatta a trattore spento. </w:t>
            </w:r>
          </w:p>
          <w:p w14:paraId="4DDCE959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Fare molta attenzione al corretto montaggio dell’albero cardanico alla presa di forza della macchina e al trattore. </w:t>
            </w:r>
          </w:p>
          <w:p w14:paraId="2EF0C79C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Bloccare la rotazione delle protezioni con le apposite catenelle e leggere sempre anche il libretto uso e manutenzione dell’albero cardanico. </w:t>
            </w:r>
          </w:p>
          <w:p w14:paraId="66268210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Prima di inserire la presa di forza, assicurarsi che non vi siano persone o animali nella zona d’azione. </w:t>
            </w:r>
          </w:p>
          <w:p w14:paraId="6E588A35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Non inserire la presa di forza a motore spento. </w:t>
            </w:r>
          </w:p>
          <w:p w14:paraId="55BB10C2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Disinserire la presa di forza quando l’albero cardanico fa un angolo troppo aperto e quando non viene usata. </w:t>
            </w:r>
          </w:p>
          <w:p w14:paraId="047EC5E9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Pulire e ingrassare l’albero cardanico solo quando la presa di forza è disinserita, il motore è spento, il freno di stazionamento è inserito e la chiave completamente staccata dal trattore. </w:t>
            </w:r>
          </w:p>
          <w:p w14:paraId="0E7B308C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Quando non è utilizzato, appoggiare l’albero cardanico sull’apposito supporto </w:t>
            </w:r>
          </w:p>
          <w:p w14:paraId="2702277A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L’uso prolungato della macchina può dare come effetto secondario il riscaldamento della scatola moltiplicatore e degli eventuali elementi del circuito idraulico, evitare di toccare questi elementi durante e subito dopo l’uso, per pericolo di scottature. </w:t>
            </w:r>
          </w:p>
          <w:p w14:paraId="18B14B24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Non procedere con i lavori di manutenzione e di pulizia se prima non è stata disinserita la presa di forza e spento il trattore. </w:t>
            </w:r>
          </w:p>
          <w:p w14:paraId="649C530E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Periodicamente verificare il serraggio e la tenuta delle viti e dadi, eventualmente riserrarli. </w:t>
            </w:r>
          </w:p>
          <w:p w14:paraId="5C2B3C04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Nei lavori di manutenzione e di sostituzione delle zappe/coltelli con macchina sollevata, mettere per precauzione adeguati sostegni sotto l’attrezzatura. </w:t>
            </w:r>
          </w:p>
          <w:p w14:paraId="01AA4FEE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>Prima di lavorare sugli utensili da taglio; staccare la presa di forza, spegnere il trattore, inserire il freno di stazionamento ed assicurarsi che gli utensili siano fermi.</w:t>
            </w:r>
          </w:p>
          <w:p w14:paraId="7DC91534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>Rispettare la conformità degli olii usati con quelli consigliati.</w:t>
            </w:r>
          </w:p>
          <w:p w14:paraId="263F717E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Le parti di ricambio devono corrispondere alle esigenze definite dal costruttore. Usare solo ricambi originali. </w:t>
            </w:r>
          </w:p>
          <w:p w14:paraId="6AF1A8B1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I segnali adesivi relativi alla sicurezza devono essere sempre ben evidenti; vanno tenuti puliti e vanno sostituiti se diventano poco leggibili (eventualmente si possono richiedere alla Ditta Costruttrice). </w:t>
            </w:r>
          </w:p>
          <w:p w14:paraId="53E177CD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>Il libretto delle istruzioni per l’uso, deve essere conservato per tutta la durata della macchina.</w:t>
            </w:r>
          </w:p>
          <w:p w14:paraId="0BBDC3B9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Se il Paese di utilizzo della macchina prevede normative antirumore, adeguarsi a tali norme munendosi di opportune protezioni. </w:t>
            </w:r>
          </w:p>
          <w:p w14:paraId="0A0A584B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Rispettare le leggi in vigore nel Paese di utilizzo della macchina relativamente all’uso e allo smaltimento dei prodotti impiegati per la pulizia e la manutenzione della macchina, nonché osservare quanto raccomanda il produttore di tali prodotti. </w:t>
            </w:r>
          </w:p>
          <w:p w14:paraId="49E9DEAE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>In caso di rottamazione della macchina, attenersi alle normative antinquinamento previste nel Paese di utilizzazione.</w:t>
            </w:r>
          </w:p>
          <w:p w14:paraId="2C10A436" w14:textId="77777777" w:rsidR="008947B8" w:rsidRPr="008947B8" w:rsidRDefault="008947B8" w:rsidP="008947B8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lastRenderedPageBreak/>
              <w:t>Prima di iniziare il lavoro, verificare che la macchina sia in ordine, che gli olii lubrificanti siano al giusto livello, e che tutti gli organi soggetti ad usura e deterioramento siano pienamente efficienti. Verificare inoltre che le protezioni risultino correttamente posizionate.</w:t>
            </w:r>
          </w:p>
          <w:p w14:paraId="15786DC8" w14:textId="77777777" w:rsidR="008947B8" w:rsidRPr="008947B8" w:rsidRDefault="008947B8" w:rsidP="008947B8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L’albero cardanico è un organo meccanico che quando è in funzione può essere causa di pericolo per l’integrità fisica di chi opera nel suo contesto. Fare quindi molta attenzione alle operazioni che coinvolgono tale organo di trasmissione. </w:t>
            </w:r>
          </w:p>
          <w:p w14:paraId="4818540B" w14:textId="77777777" w:rsidR="008947B8" w:rsidRPr="008947B8" w:rsidRDefault="008947B8" w:rsidP="008947B8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>Con macchina in funzione, l’operatore deve essere seduto al posto di guida, poichè solamente da tale posizione è possibile intervenire correttamente. Prima di scendere dal posto di guida, l’operatore deve fermare la macchina, inserire il freno di stazionamento e spegnere il trattore.</w:t>
            </w:r>
          </w:p>
          <w:p w14:paraId="685D0149" w14:textId="77777777" w:rsidR="008947B8" w:rsidRPr="008947B8" w:rsidRDefault="008947B8" w:rsidP="008947B8">
            <w:pPr>
              <w:jc w:val="both"/>
              <w:rPr>
                <w:sz w:val="20"/>
                <w:szCs w:val="20"/>
              </w:rPr>
            </w:pPr>
          </w:p>
          <w:p w14:paraId="53073ECF" w14:textId="77777777" w:rsidR="008947B8" w:rsidRPr="008947B8" w:rsidRDefault="008947B8" w:rsidP="008947B8">
            <w:p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L’applicazione al trattore è un’operazione che potrebbe risultare pericolosa. Fare molta attenzione ad effettuare l’intera operazione seguendo le istruzioni. Per una corretta applicazione al trattore, operare nel seguente modo: </w:t>
            </w:r>
          </w:p>
          <w:p w14:paraId="58017D9D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Assicurarsi di utilizzare un trattore con una configurazione adeguata alla macchina in uso. </w:t>
            </w:r>
          </w:p>
          <w:p w14:paraId="4C3CD7E3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Assicurarsi che non vi siano oggetti appoggiati o persone o/e animali nelle immediate vicinanze della macchina e che la presa di forza sia disinserita. </w:t>
            </w:r>
          </w:p>
          <w:p w14:paraId="5532EFDD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Assicurarsi che la macchina sia in posizione stabile ed orizzontale e procedere quindi all’avvicinamento del trattore alla macchina in retromarcia. </w:t>
            </w:r>
          </w:p>
          <w:p w14:paraId="1E28C74E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Avvicinarsi con cautela con il trattore e adattare l’altezza dei bracci del sollevatore con l’altezza dei perni di attacco. </w:t>
            </w:r>
          </w:p>
          <w:p w14:paraId="1D72C2E5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Accostare le barre del sollevatore imboccandole sui perni di attacco e bloccare con le coppiglie a scatto in dotazione </w:t>
            </w:r>
          </w:p>
          <w:p w14:paraId="56AB9093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Spegnere il trattore. </w:t>
            </w:r>
          </w:p>
          <w:p w14:paraId="0ED638E3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Collegare il tirante del terzo punto e regolarlo in modo che la macchina sia posizionata in piano. </w:t>
            </w:r>
          </w:p>
          <w:p w14:paraId="4B511C01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Bloccare le barre del sollevatore con le apposite catene e tenditori paralleli sul trattore. Tale accorgimento deve essere messo in atto per evitare qualsiasi spostamento in senso trasversale della macchina. </w:t>
            </w:r>
          </w:p>
          <w:p w14:paraId="01AC2D68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Inserire l’albero cardanico nella presa di forza della macchina assicurandosi che sia perfettamente bloccato ed in posizione. </w:t>
            </w:r>
          </w:p>
          <w:p w14:paraId="4556967E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 xml:space="preserve">Verificare che la protezione ruoti liberamente. Fissare la protezione con l’apposita catenella. Rimuovere il sostegno dall’albero cardanico fissandolo nell’apposito aggancio. </w:t>
            </w:r>
          </w:p>
          <w:p w14:paraId="25D843F5" w14:textId="77777777" w:rsidR="008947B8" w:rsidRPr="008947B8" w:rsidRDefault="008947B8" w:rsidP="008947B8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947B8">
              <w:rPr>
                <w:sz w:val="20"/>
                <w:szCs w:val="20"/>
              </w:rPr>
              <w:t>Accendere il trattore, sollevare leggermente la macchina da terra e alzare i piedini di appoggio</w:t>
            </w:r>
          </w:p>
        </w:tc>
      </w:tr>
      <w:tr w:rsidR="008947B8" w14:paraId="0D1DC282" w14:textId="77777777" w:rsidTr="000F1C4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3F5A" w14:textId="77777777" w:rsidR="008947B8" w:rsidRDefault="008947B8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43C3B" w14:textId="77777777" w:rsidR="008947B8" w:rsidRDefault="008947B8" w:rsidP="000F1C44">
            <w:pPr>
              <w:spacing w:line="256" w:lineRule="auto"/>
              <w:rPr>
                <w:lang w:eastAsia="en-US"/>
              </w:rPr>
            </w:pPr>
          </w:p>
          <w:p w14:paraId="466789C9" w14:textId="77777777" w:rsidR="008947B8" w:rsidRDefault="008947B8" w:rsidP="000F1C44">
            <w:pPr>
              <w:spacing w:line="256" w:lineRule="auto"/>
              <w:rPr>
                <w:lang w:eastAsia="en-US"/>
              </w:rPr>
            </w:pPr>
            <w:ins w:id="0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01B7B80E" wp14:editId="001C9415">
                    <wp:simplePos x="0" y="0"/>
                    <wp:positionH relativeFrom="column">
                      <wp:posOffset>1546860</wp:posOffset>
                    </wp:positionH>
                    <wp:positionV relativeFrom="paragraph">
                      <wp:posOffset>342900</wp:posOffset>
                    </wp:positionV>
                    <wp:extent cx="1546860" cy="552450"/>
                    <wp:effectExtent l="0" t="0" r="0" b="0"/>
                    <wp:wrapSquare wrapText="bothSides"/>
                    <wp:docPr id="2" name="Immagine 2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2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46860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63699670" wp14:editId="64BD28FC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382905</wp:posOffset>
                    </wp:positionV>
                    <wp:extent cx="1524000" cy="542925"/>
                    <wp:effectExtent l="0" t="0" r="0" b="9525"/>
                    <wp:wrapSquare wrapText="bothSides"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8947B8" w:rsidRPr="006649D3" w14:paraId="5538C373" w14:textId="77777777" w:rsidTr="000F1C4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BAA93" w14:textId="77777777" w:rsidR="008947B8" w:rsidRDefault="008947B8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BAFD4" w14:textId="77777777" w:rsidR="008947B8" w:rsidRDefault="008947B8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14:paraId="6CE53D77" w14:textId="77777777" w:rsidR="008947B8" w:rsidRDefault="008947B8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14:paraId="3173FC30" w14:textId="77777777" w:rsidR="008947B8" w:rsidRDefault="008947B8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14:paraId="499E7DF3" w14:textId="77777777" w:rsidR="008947B8" w:rsidRDefault="008947B8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14:paraId="6052BC2D" w14:textId="77777777" w:rsidR="008947B8" w:rsidRDefault="008947B8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14:paraId="6109EF93" w14:textId="77777777" w:rsidR="008947B8" w:rsidRPr="006649D3" w:rsidRDefault="008947B8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 </w:t>
            </w:r>
          </w:p>
        </w:tc>
      </w:tr>
    </w:tbl>
    <w:p w14:paraId="7DAF05F0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3725E"/>
    <w:multiLevelType w:val="hybridMultilevel"/>
    <w:tmpl w:val="B8BC92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4319D"/>
    <w:multiLevelType w:val="hybridMultilevel"/>
    <w:tmpl w:val="38C67B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D0AD3"/>
    <w:multiLevelType w:val="hybridMultilevel"/>
    <w:tmpl w:val="C44AF4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6D4437"/>
    <w:multiLevelType w:val="hybridMultilevel"/>
    <w:tmpl w:val="892494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B8"/>
    <w:rsid w:val="004F4F70"/>
    <w:rsid w:val="008361B6"/>
    <w:rsid w:val="008947B8"/>
    <w:rsid w:val="00ED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92284"/>
  <w15:chartTrackingRefBased/>
  <w15:docId w15:val="{0F0536F9-C252-4E4E-982D-A899183D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947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8947B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947B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8947B8"/>
    <w:pPr>
      <w:suppressAutoHyphens/>
      <w:autoSpaceDN w:val="0"/>
      <w:ind w:left="720"/>
      <w:contextualSpacing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1444</Words>
  <Characters>8235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Giorgio Amabili</cp:lastModifiedBy>
  <cp:revision>3</cp:revision>
  <dcterms:created xsi:type="dcterms:W3CDTF">2019-11-11T15:27:00Z</dcterms:created>
  <dcterms:modified xsi:type="dcterms:W3CDTF">2020-12-16T12:14:00Z</dcterms:modified>
</cp:coreProperties>
</file>