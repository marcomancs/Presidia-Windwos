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1175" w:rsidRDefault="00271175" w:rsidP="00271175">
      <w:pPr>
        <w:suppressAutoHyphens w:val="0"/>
        <w:rPr>
          <w:sz w:val="22"/>
          <w:szCs w:val="22"/>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271175" w:rsidRPr="00FE26E4" w:rsidTr="00614F39">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271175" w:rsidRPr="00FE26E4" w:rsidRDefault="00271175" w:rsidP="00614F39">
            <w:pPr>
              <w:pStyle w:val="Titolo3"/>
            </w:pPr>
            <w:bookmarkStart w:id="0" w:name="_Toc11315299"/>
            <w:bookmarkStart w:id="1" w:name="_Toc11664521"/>
            <w:r>
              <w:t xml:space="preserve">ATTREZZATURE: </w:t>
            </w:r>
            <w:bookmarkEnd w:id="0"/>
            <w:bookmarkEnd w:id="1"/>
            <w:r>
              <w:t xml:space="preserve">FORNETTO PER UNGHIE </w:t>
            </w:r>
          </w:p>
        </w:tc>
      </w:tr>
      <w:tr w:rsidR="00271175" w:rsidRPr="00671D56" w:rsidTr="00614F39">
        <w:trPr>
          <w:trHeight w:val="454"/>
        </w:trPr>
        <w:tc>
          <w:tcPr>
            <w:tcW w:w="2485" w:type="dxa"/>
            <w:tcBorders>
              <w:top w:val="single" w:sz="12" w:space="0" w:color="auto"/>
              <w:left w:val="single" w:sz="4" w:space="0" w:color="auto"/>
              <w:bottom w:val="single" w:sz="4" w:space="0" w:color="auto"/>
            </w:tcBorders>
            <w:vAlign w:val="center"/>
          </w:tcPr>
          <w:p w:rsidR="00271175" w:rsidRPr="006C1934" w:rsidRDefault="00271175" w:rsidP="00614F39">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rsidR="00271175" w:rsidRDefault="00271175" w:rsidP="00614F39">
            <w:pPr>
              <w:rPr>
                <w:b/>
                <w:sz w:val="20"/>
                <w:szCs w:val="20"/>
              </w:rPr>
            </w:pPr>
            <w:r>
              <w:rPr>
                <w:b/>
                <w:sz w:val="20"/>
                <w:szCs w:val="20"/>
              </w:rPr>
              <w:t>Utilizzo improprio dell’attrezzatura</w:t>
            </w:r>
          </w:p>
          <w:p w:rsidR="00271175" w:rsidRDefault="00271175" w:rsidP="00614F39">
            <w:pPr>
              <w:rPr>
                <w:b/>
                <w:sz w:val="20"/>
                <w:szCs w:val="20"/>
              </w:rPr>
            </w:pPr>
            <w:r>
              <w:rPr>
                <w:b/>
                <w:sz w:val="20"/>
                <w:szCs w:val="20"/>
              </w:rPr>
              <w:t>Manutenzione ordinaria dell’attrezzattura</w:t>
            </w:r>
          </w:p>
          <w:p w:rsidR="00271175" w:rsidRPr="00671D56" w:rsidRDefault="00271175" w:rsidP="00614F39">
            <w:pPr>
              <w:rPr>
                <w:b/>
                <w:sz w:val="20"/>
                <w:szCs w:val="20"/>
              </w:rPr>
            </w:pPr>
            <w:r>
              <w:rPr>
                <w:b/>
                <w:sz w:val="20"/>
                <w:szCs w:val="20"/>
              </w:rPr>
              <w:t>Rischio per incompetenza dell’operatore</w:t>
            </w:r>
          </w:p>
        </w:tc>
      </w:tr>
      <w:tr w:rsidR="00271175" w:rsidRPr="00AC3990" w:rsidTr="00614F39">
        <w:trPr>
          <w:trHeight w:val="454"/>
        </w:trPr>
        <w:tc>
          <w:tcPr>
            <w:tcW w:w="2485" w:type="dxa"/>
            <w:tcBorders>
              <w:top w:val="single" w:sz="4" w:space="0" w:color="auto"/>
              <w:left w:val="single" w:sz="4" w:space="0" w:color="auto"/>
              <w:bottom w:val="single" w:sz="4" w:space="0" w:color="auto"/>
            </w:tcBorders>
            <w:vAlign w:val="center"/>
          </w:tcPr>
          <w:p w:rsidR="00271175" w:rsidRPr="006C1934" w:rsidRDefault="00271175" w:rsidP="00614F39">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rsidR="00271175" w:rsidRPr="00AC3990" w:rsidRDefault="00271175" w:rsidP="00614F39">
            <w:pPr>
              <w:rPr>
                <w:bCs/>
                <w:iCs/>
                <w:sz w:val="20"/>
                <w:szCs w:val="18"/>
              </w:rPr>
            </w:pPr>
            <w:r w:rsidRPr="00AC3990">
              <w:rPr>
                <w:bCs/>
                <w:iCs/>
                <w:sz w:val="20"/>
                <w:szCs w:val="18"/>
              </w:rPr>
              <w:t>Lavoratori</w:t>
            </w:r>
          </w:p>
        </w:tc>
      </w:tr>
      <w:tr w:rsidR="00271175" w:rsidRPr="00AC3990" w:rsidTr="00614F39">
        <w:trPr>
          <w:trHeight w:val="454"/>
        </w:trPr>
        <w:tc>
          <w:tcPr>
            <w:tcW w:w="2485" w:type="dxa"/>
            <w:tcBorders>
              <w:top w:val="single" w:sz="4" w:space="0" w:color="auto"/>
              <w:left w:val="single" w:sz="4" w:space="0" w:color="auto"/>
              <w:bottom w:val="single" w:sz="4" w:space="0" w:color="auto"/>
            </w:tcBorders>
            <w:vAlign w:val="center"/>
          </w:tcPr>
          <w:p w:rsidR="00271175" w:rsidRPr="006C1934" w:rsidRDefault="00271175" w:rsidP="00614F39">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rsidR="00271175" w:rsidRDefault="00271175" w:rsidP="00614F39">
            <w:pPr>
              <w:rPr>
                <w:caps/>
                <w:sz w:val="20"/>
                <w:szCs w:val="20"/>
              </w:rPr>
            </w:pPr>
            <w:r w:rsidRPr="00F15A52">
              <w:rPr>
                <w:caps/>
                <w:sz w:val="20"/>
                <w:szCs w:val="20"/>
              </w:rPr>
              <w:t>Elettrico (</w:t>
            </w:r>
            <w:r w:rsidRPr="00F15A52">
              <w:rPr>
                <w:sz w:val="20"/>
                <w:szCs w:val="20"/>
              </w:rPr>
              <w:t>Utilizzo impianti ed attrezzature</w:t>
            </w:r>
            <w:r w:rsidRPr="00F15A52">
              <w:rPr>
                <w:caps/>
                <w:sz w:val="20"/>
                <w:szCs w:val="20"/>
              </w:rPr>
              <w:t>)</w:t>
            </w:r>
          </w:p>
          <w:p w:rsidR="00271175" w:rsidRPr="00AC3990" w:rsidRDefault="00271175" w:rsidP="00614F39">
            <w:pPr>
              <w:rPr>
                <w:sz w:val="20"/>
                <w:szCs w:val="18"/>
              </w:rPr>
            </w:pPr>
            <w:r>
              <w:rPr>
                <w:sz w:val="20"/>
                <w:szCs w:val="18"/>
              </w:rPr>
              <w:t xml:space="preserve">RAGGI UV </w:t>
            </w:r>
          </w:p>
        </w:tc>
      </w:tr>
      <w:tr w:rsidR="00271175" w:rsidRPr="00BC13A4" w:rsidTr="00614F39">
        <w:trPr>
          <w:trHeight w:val="454"/>
        </w:trPr>
        <w:tc>
          <w:tcPr>
            <w:tcW w:w="2485" w:type="dxa"/>
            <w:tcBorders>
              <w:top w:val="single" w:sz="4" w:space="0" w:color="auto"/>
              <w:left w:val="single" w:sz="4" w:space="0" w:color="auto"/>
              <w:bottom w:val="single" w:sz="4" w:space="0" w:color="auto"/>
            </w:tcBorders>
            <w:vAlign w:val="center"/>
          </w:tcPr>
          <w:p w:rsidR="00271175" w:rsidRPr="006C1934" w:rsidRDefault="00271175" w:rsidP="00614F39">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Assicurarsi sempre che la tensione di rete elettrica sia uguale a quella indicata nell’etichetta dati tecnici e che l’impianto sia compatibile con la potenza dell’apparecchio.</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Non tirare mai il cavo per scollegarlo dalla presa di corrente elettrica</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Questo apparecchio dovrà essere destinato solo all’uso per il quale è stato espressamente concepito</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Prima di effettuare qualsiasi operazione di pulizia o di manutenzione, disinserire l’apparecchio dalla rete di alimentazione elettrica.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Non immergere mai l’apparecchio in acqua o in altri liquidi.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Non lasciare esposto l’apparecchio ad agenti atmosferici (pioggia, sole, etc.).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Non tenere l’apparecchio vicino a fonti di calore (es. termosifone).</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Questo apparecchio non deve essere utilizzato da persone (compresi i bambini) con capacità fisiche, sensoriali o mentali ridotte; da persone che manchino di esperienza e conoscenza dell’apparecchio, a meno che siano attentamente sorvegliate o ben istruite relativamente all’utilizzo dell’apparecchio stesso da parte di una persona responsabile della loro sicurezza.</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Non usare la lampada UV quando è danneggiata; rivolgersi al costruttore o ad un centro specializzato</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Prima dell’utilizzo, leggere attentamente le istruzioni d’uso.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Inserire o sostituire i bulbi UV solo a lampada spenta e non alimentata.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Evitare il contatto con l‘acqua.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Se non in uso, conservare la lampada spenta e non alimentata.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Da utilizzare solo per l’asciugatura delle unghie di mani e piedi. • Evitare di guardare direttamente i bulbi UV accesi.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Una sovraesposizione ai raggi UV può causare danni alla pelle e agli occhi.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In caso di reazioni cutanee rivolgersi ad un medico per un consulto.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Non è permesso l’utilizzo della lampada da parte di bambini senza la supervisione di un adulto.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La lampada è adatta al solo utilizzo domestico, non utilizzare mai all’aperto. </w:t>
            </w:r>
          </w:p>
          <w:p w:rsidR="00271175" w:rsidRPr="005B4163" w:rsidRDefault="00271175" w:rsidP="00271175">
            <w:pPr>
              <w:pStyle w:val="Paragrafoelenco"/>
              <w:numPr>
                <w:ilvl w:val="0"/>
                <w:numId w:val="1"/>
              </w:numPr>
              <w:suppressAutoHyphens w:val="0"/>
              <w:autoSpaceDN/>
              <w:jc w:val="both"/>
              <w:textAlignment w:val="auto"/>
              <w:rPr>
                <w:sz w:val="16"/>
                <w:szCs w:val="14"/>
              </w:rPr>
            </w:pPr>
            <w:r w:rsidRPr="005B4163">
              <w:rPr>
                <w:sz w:val="20"/>
                <w:szCs w:val="20"/>
              </w:rPr>
              <w:t xml:space="preserve">Eventuali malfunzionamenti devono essere risolti da un tecnico esperto. </w:t>
            </w:r>
          </w:p>
          <w:p w:rsidR="00271175" w:rsidRPr="00BC13A4" w:rsidRDefault="00271175" w:rsidP="00271175">
            <w:pPr>
              <w:pStyle w:val="Paragrafoelenco"/>
              <w:numPr>
                <w:ilvl w:val="0"/>
                <w:numId w:val="1"/>
              </w:numPr>
              <w:suppressAutoHyphens w:val="0"/>
              <w:autoSpaceDN/>
              <w:jc w:val="both"/>
              <w:textAlignment w:val="auto"/>
              <w:rPr>
                <w:sz w:val="20"/>
                <w:szCs w:val="18"/>
              </w:rPr>
            </w:pPr>
            <w:proofErr w:type="gramStart"/>
            <w:r w:rsidRPr="005B4163">
              <w:rPr>
                <w:sz w:val="20"/>
                <w:szCs w:val="20"/>
              </w:rPr>
              <w:t>ATTENZIONE :</w:t>
            </w:r>
            <w:proofErr w:type="gramEnd"/>
            <w:r w:rsidRPr="005B4163">
              <w:rPr>
                <w:sz w:val="20"/>
                <w:szCs w:val="20"/>
              </w:rPr>
              <w:t xml:space="preserve"> utilizzare solo gel professionali ; gel di scarsa qualità potrebbero far bruciare l’unghia quando esposta alla luce UV del fornetto. Se l’unghia dovesse scaldarsi troppo sotto la luce UV, interrompere immediatamente, illuminare nuovamente l’unghia solo quando sarà tornato freddo e solo per il tempo rimanente a 120 secondi.</w:t>
            </w:r>
          </w:p>
        </w:tc>
      </w:tr>
      <w:tr w:rsidR="00271175" w:rsidRPr="00671D56" w:rsidTr="00614F39">
        <w:trPr>
          <w:trHeight w:val="915"/>
        </w:trPr>
        <w:tc>
          <w:tcPr>
            <w:tcW w:w="2485" w:type="dxa"/>
            <w:tcBorders>
              <w:top w:val="single" w:sz="4" w:space="0" w:color="auto"/>
              <w:left w:val="single" w:sz="4" w:space="0" w:color="auto"/>
              <w:bottom w:val="single" w:sz="4" w:space="0" w:color="auto"/>
            </w:tcBorders>
            <w:vAlign w:val="center"/>
          </w:tcPr>
          <w:p w:rsidR="00271175" w:rsidRPr="006C1934" w:rsidRDefault="00271175" w:rsidP="00614F39">
            <w:pPr>
              <w:rPr>
                <w:b/>
              </w:rPr>
            </w:pPr>
            <w:r>
              <w:rPr>
                <w:b/>
              </w:rPr>
              <w:t>Segnaletica</w:t>
            </w:r>
          </w:p>
        </w:tc>
        <w:tc>
          <w:tcPr>
            <w:tcW w:w="7534" w:type="dxa"/>
            <w:tcBorders>
              <w:top w:val="single" w:sz="4" w:space="0" w:color="auto"/>
              <w:bottom w:val="single" w:sz="4" w:space="0" w:color="auto"/>
              <w:right w:val="single" w:sz="4" w:space="0" w:color="auto"/>
            </w:tcBorders>
            <w:shd w:val="clear" w:color="auto" w:fill="auto"/>
            <w:vAlign w:val="center"/>
          </w:tcPr>
          <w:p w:rsidR="00271175" w:rsidRDefault="00271175" w:rsidP="00614F39">
            <w:ins w:id="2" w:author="Lionel" w:date="2019-02-04T17:45:00Z">
              <w:r>
                <w:rPr>
                  <w:noProof/>
                </w:rPr>
                <w:drawing>
                  <wp:anchor distT="0" distB="0" distL="114300" distR="114300" simplePos="0" relativeHeight="251659264" behindDoc="1" locked="0" layoutInCell="1" allowOverlap="1" wp14:anchorId="1CAFF23F" wp14:editId="24ED1748">
                    <wp:simplePos x="0" y="0"/>
                    <wp:positionH relativeFrom="column">
                      <wp:posOffset>-43180</wp:posOffset>
                    </wp:positionH>
                    <wp:positionV relativeFrom="paragraph">
                      <wp:posOffset>8255</wp:posOffset>
                    </wp:positionV>
                    <wp:extent cx="1313815" cy="467995"/>
                    <wp:effectExtent l="0" t="0" r="0" b="0"/>
                    <wp:wrapNone/>
                    <wp:docPr id="14" name="Immagine 1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271175" w:rsidRDefault="00271175" w:rsidP="00614F39"/>
          <w:p w:rsidR="00271175" w:rsidRPr="00671D56" w:rsidRDefault="00271175" w:rsidP="00614F39"/>
        </w:tc>
      </w:tr>
      <w:tr w:rsidR="00271175" w:rsidRPr="00E06398" w:rsidTr="00614F39">
        <w:trPr>
          <w:trHeight w:val="915"/>
        </w:trPr>
        <w:tc>
          <w:tcPr>
            <w:tcW w:w="2485" w:type="dxa"/>
            <w:tcBorders>
              <w:top w:val="single" w:sz="4" w:space="0" w:color="auto"/>
              <w:left w:val="single" w:sz="4" w:space="0" w:color="auto"/>
              <w:bottom w:val="single" w:sz="4" w:space="0" w:color="auto"/>
            </w:tcBorders>
            <w:vAlign w:val="center"/>
          </w:tcPr>
          <w:p w:rsidR="00271175" w:rsidRDefault="00271175" w:rsidP="00614F39">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rsidR="00271175" w:rsidRPr="00E06398" w:rsidRDefault="00271175" w:rsidP="00614F39">
            <w:pPr>
              <w:rPr>
                <w:noProof/>
                <w:sz w:val="20"/>
                <w:szCs w:val="20"/>
              </w:rPr>
            </w:pPr>
            <w:r w:rsidRPr="00671D56">
              <w:rPr>
                <w:noProof/>
                <w:sz w:val="20"/>
                <w:szCs w:val="20"/>
              </w:rPr>
              <w:t>In caso di utilizzo dell’attrezzatura in modo appropriato</w:t>
            </w:r>
            <w:r>
              <w:rPr>
                <w:noProof/>
                <w:sz w:val="20"/>
                <w:szCs w:val="20"/>
              </w:rPr>
              <w:t>, come previsto dal manuale d’uso e manutenzione, i</w:t>
            </w:r>
            <w:r w:rsidRPr="00671D56">
              <w:rPr>
                <w:noProof/>
                <w:sz w:val="20"/>
                <w:szCs w:val="20"/>
              </w:rPr>
              <w:t xml:space="preserve"> DPI non </w:t>
            </w:r>
            <w:r>
              <w:rPr>
                <w:noProof/>
                <w:sz w:val="20"/>
                <w:szCs w:val="20"/>
              </w:rPr>
              <w:t xml:space="preserve">sono </w:t>
            </w:r>
            <w:r w:rsidRPr="00671D56">
              <w:rPr>
                <w:noProof/>
                <w:sz w:val="20"/>
                <w:szCs w:val="20"/>
              </w:rPr>
              <w:t>necessari</w:t>
            </w:r>
            <w:r>
              <w:rPr>
                <w:noProof/>
                <w:sz w:val="20"/>
                <w:szCs w:val="20"/>
              </w:rPr>
              <w:t>.</w:t>
            </w:r>
          </w:p>
        </w:tc>
      </w:tr>
    </w:tbl>
    <w:p w:rsidR="00271175" w:rsidRDefault="00271175" w:rsidP="00271175">
      <w:pPr>
        <w:jc w:val="both"/>
        <w:rPr>
          <w:sz w:val="22"/>
          <w:szCs w:val="22"/>
        </w:rPr>
      </w:pPr>
    </w:p>
    <w:p w:rsidR="00F44056" w:rsidRDefault="00F44056" w:rsidP="00271175">
      <w:bookmarkStart w:id="3" w:name="_GoBack"/>
      <w:bookmarkEnd w:id="3"/>
    </w:p>
    <w:sectPr w:rsidR="00F44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45770"/>
    <w:multiLevelType w:val="hybridMultilevel"/>
    <w:tmpl w:val="5B0EB7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47012B2"/>
    <w:multiLevelType w:val="hybridMultilevel"/>
    <w:tmpl w:val="FA0C5C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75"/>
    <w:rsid w:val="00271175"/>
    <w:rsid w:val="005B4163"/>
    <w:rsid w:val="00F440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9941"/>
  <w15:chartTrackingRefBased/>
  <w15:docId w15:val="{73F301CC-5064-49B0-A43C-7A7F9651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271175"/>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271175"/>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271175"/>
    <w:rPr>
      <w:rFonts w:ascii="Times New Roman" w:eastAsia="Times New Roman" w:hAnsi="Times New Roman" w:cs="Arial"/>
      <w:b/>
      <w:bCs/>
      <w:color w:val="0000FF"/>
      <w:sz w:val="24"/>
      <w:szCs w:val="24"/>
      <w:lang w:eastAsia="it-IT"/>
    </w:rPr>
  </w:style>
  <w:style w:type="paragraph" w:styleId="Paragrafoelenco">
    <w:name w:val="List Paragraph"/>
    <w:basedOn w:val="Normale"/>
    <w:rsid w:val="002711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405</Words>
  <Characters>2309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2</cp:revision>
  <dcterms:created xsi:type="dcterms:W3CDTF">2019-06-17T16:21:00Z</dcterms:created>
  <dcterms:modified xsi:type="dcterms:W3CDTF">2019-06-19T10:31:00Z</dcterms:modified>
</cp:coreProperties>
</file>