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022354" w:rsidRPr="00FE26E4" w14:paraId="35C86F52" w14:textId="77777777" w:rsidTr="00A22AE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A7788B" w14:textId="77777777" w:rsidR="00022354" w:rsidRPr="00FE26E4" w:rsidRDefault="00022354" w:rsidP="00A22AEB">
            <w:pPr>
              <w:pStyle w:val="Titolo3"/>
            </w:pPr>
            <w:bookmarkStart w:id="0" w:name="_Toc11315300"/>
            <w:r>
              <w:t>ATTREZZATURE: SEGA A NASTRO DA BANCO</w:t>
            </w:r>
            <w:bookmarkEnd w:id="0"/>
          </w:p>
        </w:tc>
      </w:tr>
      <w:tr w:rsidR="00022354" w:rsidRPr="005B440D" w14:paraId="12613073" w14:textId="77777777" w:rsidTr="00A22AE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637C2C" w14:textId="77777777" w:rsidR="00022354" w:rsidRPr="006C1934" w:rsidRDefault="00022354" w:rsidP="00A22AEB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F8697" w14:textId="77777777" w:rsidR="00022354" w:rsidRDefault="00022354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14:paraId="66FB2A31" w14:textId="77777777" w:rsidR="00022354" w:rsidRDefault="00022354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14:paraId="4C8E83C0" w14:textId="77777777" w:rsidR="00022354" w:rsidRPr="00671D56" w:rsidRDefault="00022354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022354" w:rsidRPr="00D72098" w14:paraId="28BC93ED" w14:textId="77777777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8C5B22" w14:textId="77777777" w:rsidR="00022354" w:rsidRPr="006C1934" w:rsidRDefault="00022354" w:rsidP="00A22AEB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0F965" w14:textId="77777777" w:rsidR="00022354" w:rsidRPr="00AC3990" w:rsidRDefault="00022354" w:rsidP="00A22AEB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022354" w:rsidRPr="00556339" w14:paraId="78FAE5F7" w14:textId="77777777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83A4B7" w14:textId="77777777" w:rsidR="00022354" w:rsidRPr="006C1934" w:rsidRDefault="00022354" w:rsidP="00A22AEB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2F479" w14:textId="77777777" w:rsidR="00022354" w:rsidRDefault="00022354" w:rsidP="00A22AEB">
            <w:pPr>
              <w:rPr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14:paraId="37798054" w14:textId="77777777" w:rsidR="00022354" w:rsidRDefault="00022354" w:rsidP="00A22AEB">
            <w:pPr>
              <w:rPr>
                <w:sz w:val="20"/>
                <w:szCs w:val="20"/>
              </w:rPr>
            </w:pPr>
            <w:r w:rsidRPr="00F15A52">
              <w:rPr>
                <w:sz w:val="20"/>
                <w:szCs w:val="20"/>
              </w:rPr>
              <w:t>URTI, COLPI, IMPATTI, SCHIACCIAMENTI</w:t>
            </w:r>
          </w:p>
          <w:p w14:paraId="4B3CDD19" w14:textId="77777777" w:rsidR="00022354" w:rsidRPr="00AC3990" w:rsidRDefault="00022354" w:rsidP="00A22AEB">
            <w:pPr>
              <w:rPr>
                <w:sz w:val="20"/>
                <w:szCs w:val="18"/>
              </w:rPr>
            </w:pPr>
            <w:r w:rsidRPr="00F15A52">
              <w:rPr>
                <w:sz w:val="20"/>
                <w:szCs w:val="20"/>
              </w:rPr>
              <w:t>ABRASIONI, TAGLI, CESOIAMENTI</w:t>
            </w:r>
          </w:p>
        </w:tc>
      </w:tr>
      <w:tr w:rsidR="00022354" w:rsidRPr="005B440D" w14:paraId="46B66ED2" w14:textId="77777777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C55256C" w14:textId="77777777" w:rsidR="00022354" w:rsidRPr="006C1934" w:rsidRDefault="00022354" w:rsidP="00A22AEB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98143" w14:textId="77777777" w:rsidR="00022354" w:rsidRDefault="00022354" w:rsidP="0002235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Non</w:t>
            </w:r>
            <w:r w:rsidRPr="00613BA5">
              <w:rPr>
                <w:sz w:val="20"/>
                <w:szCs w:val="18"/>
              </w:rPr>
              <w:t xml:space="preserve"> sottovalutare i rischi connessi all’uso della macchina e concentrarsi sul lavoro che si sta svolgendo</w:t>
            </w:r>
            <w:r>
              <w:rPr>
                <w:sz w:val="20"/>
                <w:szCs w:val="18"/>
              </w:rPr>
              <w:t>.</w:t>
            </w:r>
          </w:p>
          <w:p w14:paraId="2B30F029" w14:textId="77777777" w:rsidR="00022354" w:rsidRDefault="00022354" w:rsidP="0002235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3BA5">
              <w:rPr>
                <w:sz w:val="20"/>
                <w:szCs w:val="18"/>
              </w:rPr>
              <w:t>Ogni persona che viene incaricata dell’uso e della manutenzione deve aver prima letto il</w:t>
            </w:r>
            <w:r>
              <w:rPr>
                <w:sz w:val="20"/>
                <w:szCs w:val="18"/>
              </w:rPr>
              <w:t xml:space="preserve"> </w:t>
            </w:r>
            <w:r w:rsidRPr="00613BA5">
              <w:rPr>
                <w:sz w:val="20"/>
                <w:szCs w:val="18"/>
              </w:rPr>
              <w:t>libretto di istruzioni ed in particolare il capitolo sulle indicazioni riguardanti la sicurezza.</w:t>
            </w:r>
            <w:r>
              <w:rPr>
                <w:sz w:val="20"/>
                <w:szCs w:val="18"/>
              </w:rPr>
              <w:t xml:space="preserve"> </w:t>
            </w:r>
            <w:r w:rsidRPr="00613BA5">
              <w:rPr>
                <w:sz w:val="20"/>
                <w:szCs w:val="18"/>
              </w:rPr>
              <w:t>Si raccomanda al responsabile aziendale della sicurezza sul lavoro di farsi dare conferma</w:t>
            </w:r>
            <w:r>
              <w:rPr>
                <w:sz w:val="20"/>
                <w:szCs w:val="18"/>
              </w:rPr>
              <w:t xml:space="preserve"> </w:t>
            </w:r>
            <w:r w:rsidRPr="00613BA5">
              <w:rPr>
                <w:sz w:val="20"/>
                <w:szCs w:val="18"/>
              </w:rPr>
              <w:t>scritta di quanto sopra.</w:t>
            </w:r>
          </w:p>
          <w:p w14:paraId="0F7A224C" w14:textId="77777777" w:rsidR="00022354" w:rsidRDefault="00022354" w:rsidP="0002235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3BA5">
              <w:rPr>
                <w:sz w:val="20"/>
                <w:szCs w:val="18"/>
              </w:rPr>
              <w:t>Durante tutte le fasi di lavoro con la macchina si raccomanda la massima cautela in</w:t>
            </w:r>
            <w:r>
              <w:rPr>
                <w:sz w:val="20"/>
                <w:szCs w:val="18"/>
              </w:rPr>
              <w:t xml:space="preserve"> </w:t>
            </w:r>
            <w:r w:rsidRPr="00613BA5">
              <w:rPr>
                <w:sz w:val="20"/>
                <w:szCs w:val="18"/>
              </w:rPr>
              <w:t>modo da evitare danni a persone, a cose o alla macchina stessa.</w:t>
            </w:r>
          </w:p>
          <w:p w14:paraId="5B82896F" w14:textId="77777777" w:rsidR="00022354" w:rsidRDefault="00022354" w:rsidP="0002235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3BA5">
              <w:rPr>
                <w:sz w:val="20"/>
                <w:szCs w:val="18"/>
              </w:rPr>
              <w:t>Utilizzate la macchina solo per gli usi previsti.</w:t>
            </w:r>
          </w:p>
          <w:p w14:paraId="39DF60A2" w14:textId="77777777" w:rsidR="00022354" w:rsidRDefault="00022354" w:rsidP="0002235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3BA5">
              <w:rPr>
                <w:sz w:val="20"/>
                <w:szCs w:val="18"/>
              </w:rPr>
              <w:t>Non manomettete i dispositivi di sicurezza previsti dal fabbricante.</w:t>
            </w:r>
          </w:p>
          <w:p w14:paraId="498B039D" w14:textId="77777777" w:rsidR="00022354" w:rsidRDefault="00022354" w:rsidP="0002235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3BA5">
              <w:rPr>
                <w:sz w:val="20"/>
                <w:szCs w:val="18"/>
              </w:rPr>
              <w:t>Prima di iniziare qualsiasi tipo di lavoro sulla macchina l’operatore dovrà indossare i previsti</w:t>
            </w:r>
            <w:r>
              <w:rPr>
                <w:sz w:val="20"/>
                <w:szCs w:val="18"/>
              </w:rPr>
              <w:t xml:space="preserve"> </w:t>
            </w:r>
            <w:r w:rsidRPr="00613BA5">
              <w:rPr>
                <w:sz w:val="20"/>
                <w:szCs w:val="18"/>
              </w:rPr>
              <w:t>dispositivi di protezione individuale (DPI), quali guanti di protezione ed occhiali protettivi.</w:t>
            </w:r>
          </w:p>
          <w:p w14:paraId="751672ED" w14:textId="77777777" w:rsidR="00022354" w:rsidRDefault="00022354" w:rsidP="0002235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3BA5">
              <w:rPr>
                <w:sz w:val="20"/>
                <w:szCs w:val="18"/>
              </w:rPr>
              <w:t>Controllate sempre l’efficienza e l’integrità della macchina.</w:t>
            </w:r>
          </w:p>
          <w:p w14:paraId="7943E694" w14:textId="77777777" w:rsidR="00022354" w:rsidRDefault="00022354" w:rsidP="0002235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3BA5">
              <w:rPr>
                <w:sz w:val="20"/>
                <w:szCs w:val="18"/>
              </w:rPr>
              <w:t>Prima di collegare la macchina alla rete elettrica assicurarsi che l’interruttore sia in posizione di riposo.</w:t>
            </w:r>
          </w:p>
          <w:p w14:paraId="3CF1BEF7" w14:textId="77777777" w:rsidR="00022354" w:rsidRDefault="00022354" w:rsidP="0002235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3BA5">
              <w:rPr>
                <w:sz w:val="20"/>
                <w:szCs w:val="18"/>
              </w:rPr>
              <w:t>Non avviate la macchina in luoghi chiusi e poco ventilati ed in presenza di atmosfere infiammabili e/o esplosive. Non usate la macchina in luoghi umidi e/o bagnati e non esponetela alla pioggia o umidità.</w:t>
            </w:r>
          </w:p>
          <w:p w14:paraId="2137E5AB" w14:textId="77777777" w:rsidR="00022354" w:rsidRDefault="00022354" w:rsidP="0002235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B46C47">
              <w:rPr>
                <w:sz w:val="20"/>
                <w:szCs w:val="18"/>
              </w:rPr>
              <w:t>Evitate avviamenti accidentali.</w:t>
            </w:r>
          </w:p>
          <w:p w14:paraId="7872A616" w14:textId="77777777" w:rsidR="00022354" w:rsidRDefault="00022354" w:rsidP="0002235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B46C47">
              <w:rPr>
                <w:sz w:val="20"/>
                <w:szCs w:val="18"/>
              </w:rPr>
              <w:t>Prima di avviare la macchina abituatevi a controllare che non vi siano rimaste inserite delle chiavi di regolazione e di servizio.</w:t>
            </w:r>
          </w:p>
          <w:p w14:paraId="615A9972" w14:textId="77777777" w:rsidR="00022354" w:rsidRDefault="00022354" w:rsidP="0002235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B46C47">
              <w:rPr>
                <w:sz w:val="20"/>
                <w:szCs w:val="18"/>
              </w:rPr>
              <w:t>Mantenete il posto di lavoro in ordine e libero da intralci; il disordine causa incidenti.</w:t>
            </w:r>
          </w:p>
          <w:p w14:paraId="6BBD8334" w14:textId="77777777" w:rsidR="00022354" w:rsidRDefault="00022354" w:rsidP="0002235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B46C47">
              <w:rPr>
                <w:sz w:val="20"/>
                <w:szCs w:val="18"/>
              </w:rPr>
              <w:t>Fate in modo che il vostro ambiente di lavoro sia interdetto ai bambini, agli estranei e</w:t>
            </w:r>
            <w:r>
              <w:rPr>
                <w:sz w:val="20"/>
                <w:szCs w:val="18"/>
              </w:rPr>
              <w:t xml:space="preserve"> </w:t>
            </w:r>
            <w:r w:rsidRPr="00B46C47">
              <w:rPr>
                <w:sz w:val="20"/>
                <w:szCs w:val="18"/>
              </w:rPr>
              <w:t>dagli animali.</w:t>
            </w:r>
          </w:p>
          <w:p w14:paraId="605F4518" w14:textId="77777777" w:rsidR="00022354" w:rsidRDefault="00022354" w:rsidP="0002235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B46C47">
              <w:rPr>
                <w:sz w:val="20"/>
                <w:szCs w:val="18"/>
              </w:rPr>
              <w:t>Non chiedete alla macchina prestazioni superiori a quelle per cui è stata progettata.</w:t>
            </w:r>
            <w:r>
              <w:rPr>
                <w:sz w:val="20"/>
                <w:szCs w:val="18"/>
              </w:rPr>
              <w:t xml:space="preserve"> </w:t>
            </w:r>
            <w:r w:rsidRPr="00B46C47">
              <w:rPr>
                <w:sz w:val="20"/>
                <w:szCs w:val="18"/>
              </w:rPr>
              <w:t>Utilizzate la macchina soltanto secondo le modalità e gli usi previsti descritti in questo</w:t>
            </w:r>
            <w:r>
              <w:rPr>
                <w:sz w:val="20"/>
                <w:szCs w:val="18"/>
              </w:rPr>
              <w:t xml:space="preserve"> </w:t>
            </w:r>
            <w:r w:rsidRPr="00B46C47">
              <w:rPr>
                <w:sz w:val="20"/>
                <w:szCs w:val="18"/>
              </w:rPr>
              <w:t>manuale di istruzioni.</w:t>
            </w:r>
          </w:p>
          <w:p w14:paraId="41EA9671" w14:textId="77777777" w:rsidR="00022354" w:rsidRDefault="00022354" w:rsidP="0002235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B46C47">
              <w:rPr>
                <w:sz w:val="20"/>
                <w:szCs w:val="18"/>
              </w:rPr>
              <w:t>Lavorate senza sbilanciarvi.</w:t>
            </w:r>
          </w:p>
          <w:p w14:paraId="5F9A3608" w14:textId="77777777" w:rsidR="00022354" w:rsidRDefault="00022354" w:rsidP="0002235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B46C47">
              <w:rPr>
                <w:sz w:val="20"/>
                <w:szCs w:val="18"/>
              </w:rPr>
              <w:t>Lavorate soltanto con illuminazione buona.</w:t>
            </w:r>
          </w:p>
          <w:p w14:paraId="3A17A799" w14:textId="77777777" w:rsidR="00022354" w:rsidRDefault="00022354" w:rsidP="0002235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B46C47">
              <w:rPr>
                <w:sz w:val="20"/>
                <w:szCs w:val="18"/>
              </w:rPr>
              <w:t>Indossate sempre, durante il lavoro, occhiali e guanti protettivi adeguati. Nel caso si</w:t>
            </w:r>
            <w:r>
              <w:rPr>
                <w:sz w:val="20"/>
                <w:szCs w:val="18"/>
              </w:rPr>
              <w:t xml:space="preserve"> </w:t>
            </w:r>
            <w:r w:rsidRPr="00B46C47">
              <w:rPr>
                <w:sz w:val="20"/>
                <w:szCs w:val="18"/>
              </w:rPr>
              <w:t>produca polvere, utilizzate le apposite maschere.</w:t>
            </w:r>
          </w:p>
          <w:p w14:paraId="3885787E" w14:textId="77777777" w:rsidR="00022354" w:rsidRDefault="00022354" w:rsidP="0002235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B46C47">
              <w:rPr>
                <w:sz w:val="20"/>
                <w:szCs w:val="18"/>
              </w:rPr>
              <w:t>Indossate indumenti appropriati. Vestiti larghi e penzolanti, gioielli, capelli lunghi ecc.,</w:t>
            </w:r>
            <w:r>
              <w:rPr>
                <w:sz w:val="20"/>
                <w:szCs w:val="18"/>
              </w:rPr>
              <w:t xml:space="preserve"> </w:t>
            </w:r>
            <w:r w:rsidRPr="00B46C47">
              <w:rPr>
                <w:sz w:val="20"/>
                <w:szCs w:val="18"/>
              </w:rPr>
              <w:t>possono agganciarsi ai particolari in movimento, causando incidenti irreparabili.</w:t>
            </w:r>
          </w:p>
          <w:p w14:paraId="736C406E" w14:textId="77777777" w:rsidR="00022354" w:rsidRDefault="00022354" w:rsidP="0002235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B46C47">
              <w:rPr>
                <w:sz w:val="20"/>
                <w:szCs w:val="18"/>
              </w:rPr>
              <w:t>Sostituite le parti usurate e/o danneggiate, controllate che i ripari e le protezioni</w:t>
            </w:r>
            <w:r>
              <w:rPr>
                <w:sz w:val="20"/>
                <w:szCs w:val="18"/>
              </w:rPr>
              <w:t xml:space="preserve"> </w:t>
            </w:r>
            <w:r w:rsidRPr="00B46C47">
              <w:rPr>
                <w:sz w:val="20"/>
                <w:szCs w:val="18"/>
              </w:rPr>
              <w:t>funzionino nel modo corretto prima di operare. Eventualmente, se necessario, fatela</w:t>
            </w:r>
            <w:r>
              <w:rPr>
                <w:sz w:val="20"/>
                <w:szCs w:val="18"/>
              </w:rPr>
              <w:t xml:space="preserve"> </w:t>
            </w:r>
            <w:r w:rsidRPr="00B46C47">
              <w:rPr>
                <w:sz w:val="20"/>
                <w:szCs w:val="18"/>
              </w:rPr>
              <w:t>controllare dal personale del servizio assistenza. Utilizzate solo ricambi originali.</w:t>
            </w:r>
          </w:p>
          <w:p w14:paraId="1AF0A0D1" w14:textId="77777777" w:rsidR="00022354" w:rsidRDefault="00022354" w:rsidP="0002235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B46C47">
              <w:rPr>
                <w:sz w:val="20"/>
                <w:szCs w:val="18"/>
              </w:rPr>
              <w:t>Sezionate la tensione di rete di alimentazione della macchina quando:</w:t>
            </w:r>
          </w:p>
          <w:p w14:paraId="1C563823" w14:textId="77777777" w:rsidR="00022354" w:rsidRDefault="00022354" w:rsidP="00022354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B46C47">
              <w:rPr>
                <w:sz w:val="20"/>
                <w:szCs w:val="18"/>
              </w:rPr>
              <w:t>non usate la macchina;</w:t>
            </w:r>
          </w:p>
          <w:p w14:paraId="32B451C2" w14:textId="77777777" w:rsidR="00022354" w:rsidRDefault="00022354" w:rsidP="00022354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</w:t>
            </w:r>
            <w:r w:rsidRPr="00B46C47">
              <w:rPr>
                <w:sz w:val="20"/>
                <w:szCs w:val="18"/>
              </w:rPr>
              <w:t>a lasciate incustodita;</w:t>
            </w:r>
          </w:p>
          <w:p w14:paraId="4AB15E69" w14:textId="77777777" w:rsidR="00022354" w:rsidRDefault="00022354" w:rsidP="00022354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B46C47">
              <w:rPr>
                <w:sz w:val="20"/>
                <w:szCs w:val="18"/>
              </w:rPr>
              <w:t xml:space="preserve">eseguite operazioni di manutenzione o di registrazione, perché non funziona </w:t>
            </w:r>
            <w:proofErr w:type="spellStart"/>
            <w:r w:rsidRPr="00B46C47">
              <w:rPr>
                <w:sz w:val="20"/>
                <w:szCs w:val="18"/>
              </w:rPr>
              <w:t>corettamente</w:t>
            </w:r>
            <w:proofErr w:type="spellEnd"/>
            <w:r w:rsidRPr="00B46C47">
              <w:rPr>
                <w:sz w:val="20"/>
                <w:szCs w:val="18"/>
              </w:rPr>
              <w:t>;</w:t>
            </w:r>
          </w:p>
          <w:p w14:paraId="117FC14E" w14:textId="77777777" w:rsidR="00022354" w:rsidRDefault="00022354" w:rsidP="00022354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B46C47">
              <w:rPr>
                <w:sz w:val="20"/>
                <w:szCs w:val="18"/>
              </w:rPr>
              <w:t>il cavo di alimentazione è danneggiato;</w:t>
            </w:r>
          </w:p>
          <w:p w14:paraId="6D279B09" w14:textId="77777777" w:rsidR="00022354" w:rsidRDefault="00022354" w:rsidP="00022354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B46C47">
              <w:rPr>
                <w:sz w:val="20"/>
                <w:szCs w:val="18"/>
              </w:rPr>
              <w:t>sostituite l’utensile;</w:t>
            </w:r>
          </w:p>
          <w:p w14:paraId="23738FF9" w14:textId="77777777" w:rsidR="00022354" w:rsidRDefault="00022354" w:rsidP="00022354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B46C47">
              <w:rPr>
                <w:sz w:val="20"/>
                <w:szCs w:val="18"/>
              </w:rPr>
              <w:t>eseguite lo spostamento e/o il trasporto;</w:t>
            </w:r>
          </w:p>
          <w:p w14:paraId="236705EC" w14:textId="77777777" w:rsidR="00022354" w:rsidRPr="00B46C47" w:rsidRDefault="00022354" w:rsidP="00022354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B46C47">
              <w:rPr>
                <w:sz w:val="20"/>
                <w:szCs w:val="18"/>
              </w:rPr>
              <w:t>eseguite la pulizia.</w:t>
            </w:r>
          </w:p>
          <w:p w14:paraId="425AE6A2" w14:textId="77777777" w:rsidR="00022354" w:rsidRDefault="00022354" w:rsidP="0002235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B46C47">
              <w:rPr>
                <w:sz w:val="20"/>
                <w:szCs w:val="18"/>
              </w:rPr>
              <w:t>Non utilizzate la macchina in ambienti con rischio di incendio e/o esplosione.</w:t>
            </w:r>
          </w:p>
          <w:p w14:paraId="344E9BA9" w14:textId="77777777" w:rsidR="00022354" w:rsidRPr="00B46C47" w:rsidRDefault="00022354" w:rsidP="0002235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B46C47">
              <w:rPr>
                <w:sz w:val="20"/>
                <w:szCs w:val="18"/>
              </w:rPr>
              <w:lastRenderedPageBreak/>
              <w:t>I</w:t>
            </w:r>
            <w:r>
              <w:rPr>
                <w:sz w:val="20"/>
                <w:szCs w:val="18"/>
              </w:rPr>
              <w:t xml:space="preserve">l </w:t>
            </w:r>
            <w:r w:rsidRPr="00B46C47">
              <w:rPr>
                <w:sz w:val="20"/>
                <w:szCs w:val="18"/>
              </w:rPr>
              <w:t>personale incaricato</w:t>
            </w:r>
            <w:r>
              <w:rPr>
                <w:sz w:val="20"/>
                <w:szCs w:val="18"/>
              </w:rPr>
              <w:t xml:space="preserve"> </w:t>
            </w:r>
            <w:r w:rsidRPr="00B46C47">
              <w:rPr>
                <w:sz w:val="20"/>
                <w:szCs w:val="18"/>
              </w:rPr>
              <w:t xml:space="preserve">dell’uso della macchina </w:t>
            </w:r>
            <w:r>
              <w:rPr>
                <w:sz w:val="20"/>
                <w:szCs w:val="18"/>
              </w:rPr>
              <w:t>deve aver letto</w:t>
            </w:r>
            <w:r w:rsidRPr="00B46C47">
              <w:rPr>
                <w:sz w:val="20"/>
                <w:szCs w:val="18"/>
              </w:rPr>
              <w:t xml:space="preserve"> e ben compreso il manuale in tutte le sue parti.</w:t>
            </w:r>
          </w:p>
        </w:tc>
      </w:tr>
      <w:tr w:rsidR="00022354" w:rsidRPr="00212644" w14:paraId="6A5548A1" w14:textId="77777777" w:rsidTr="00A22AE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FC6529E" w14:textId="77777777" w:rsidR="00022354" w:rsidRPr="006C1934" w:rsidRDefault="00022354" w:rsidP="00A22AEB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C598E" w14:textId="77777777" w:rsidR="00022354" w:rsidRDefault="00022354" w:rsidP="00A22AEB">
            <w:ins w:id="1" w:author="Lionel" w:date="2019-02-04T17:57:00Z">
              <w:r w:rsidRPr="008D76AD">
                <w:rPr>
                  <w:noProof/>
                </w:rPr>
                <w:drawing>
                  <wp:anchor distT="0" distB="0" distL="114300" distR="114300" simplePos="0" relativeHeight="251661312" behindDoc="0" locked="0" layoutInCell="1" allowOverlap="1" wp14:anchorId="54F0CC98" wp14:editId="34E5CB72">
                    <wp:simplePos x="0" y="0"/>
                    <wp:positionH relativeFrom="column">
                      <wp:posOffset>2588895</wp:posOffset>
                    </wp:positionH>
                    <wp:positionV relativeFrom="paragraph">
                      <wp:posOffset>-38100</wp:posOffset>
                    </wp:positionV>
                    <wp:extent cx="1314000" cy="468000"/>
                    <wp:effectExtent l="0" t="0" r="0" b="0"/>
                    <wp:wrapSquare wrapText="bothSides"/>
                    <wp:docPr id="70" name="Immagine 38" descr="E17137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8" descr="E17137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4000" cy="46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2" w:author="Lionel" w:date="2019-02-04T17:45:00Z">
              <w:r w:rsidRPr="00675DDD">
                <w:rPr>
                  <w:noProof/>
                </w:rPr>
                <w:drawing>
                  <wp:anchor distT="0" distB="0" distL="114300" distR="114300" simplePos="0" relativeHeight="251660288" behindDoc="0" locked="0" layoutInCell="1" allowOverlap="1" wp14:anchorId="6EBAA14A" wp14:editId="08CA7BAA">
                    <wp:simplePos x="0" y="0"/>
                    <wp:positionH relativeFrom="column">
                      <wp:posOffset>1268730</wp:posOffset>
                    </wp:positionH>
                    <wp:positionV relativeFrom="paragraph">
                      <wp:posOffset>7620</wp:posOffset>
                    </wp:positionV>
                    <wp:extent cx="1313815" cy="467995"/>
                    <wp:effectExtent l="0" t="0" r="0" b="0"/>
                    <wp:wrapSquare wrapText="bothSides"/>
                    <wp:docPr id="71" name="Immagine 8" descr="E1747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" descr="E1747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5AF6CBE6" wp14:editId="48F917A9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72" name="Immagine 72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14:paraId="2FE4747A" w14:textId="77777777" w:rsidR="00022354" w:rsidRPr="00671D56" w:rsidRDefault="00022354" w:rsidP="00A22AEB">
            <w:ins w:id="3" w:author="Lionel" w:date="2019-02-05T10:21:00Z">
              <w:r w:rsidRPr="00401FE2">
                <w:rPr>
                  <w:noProof/>
                </w:rPr>
                <w:drawing>
                  <wp:anchor distT="0" distB="0" distL="114300" distR="114300" simplePos="0" relativeHeight="251662336" behindDoc="0" locked="0" layoutInCell="1" allowOverlap="1" wp14:anchorId="170D97D2" wp14:editId="7F861C91">
                    <wp:simplePos x="0" y="0"/>
                    <wp:positionH relativeFrom="column">
                      <wp:posOffset>-4017010</wp:posOffset>
                    </wp:positionH>
                    <wp:positionV relativeFrom="paragraph">
                      <wp:posOffset>295910</wp:posOffset>
                    </wp:positionV>
                    <wp:extent cx="1310005" cy="467995"/>
                    <wp:effectExtent l="0" t="0" r="0" b="0"/>
                    <wp:wrapSquare wrapText="bothSides"/>
                    <wp:docPr id="73" name="Immagine 15" descr="183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" descr="183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000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</w:tc>
      </w:tr>
      <w:tr w:rsidR="00022354" w:rsidRPr="00363F34" w14:paraId="361AE03C" w14:textId="77777777" w:rsidTr="00A22AE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4D0404C" w14:textId="77777777" w:rsidR="00022354" w:rsidRDefault="00022354" w:rsidP="00A22AEB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F8E76" w14:textId="77777777" w:rsidR="00022354" w:rsidRDefault="00022354" w:rsidP="00022354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366EC5">
              <w:rPr>
                <w:noProof/>
                <w:sz w:val="20"/>
                <w:szCs w:val="20"/>
              </w:rPr>
              <w:t>Guanti di protezione contro rischi meccanici (EN 388)</w:t>
            </w:r>
          </w:p>
          <w:p w14:paraId="3548F918" w14:textId="77777777" w:rsidR="00022354" w:rsidRPr="007B1FB7" w:rsidRDefault="00022354" w:rsidP="00022354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Protezione personale degli occhi (EN 166)</w:t>
            </w:r>
          </w:p>
          <w:p w14:paraId="4B88D859" w14:textId="77777777" w:rsidR="00022354" w:rsidRDefault="00022354" w:rsidP="00022354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Scarpa di sicurezza (EN ISO 20345)</w:t>
            </w:r>
          </w:p>
          <w:p w14:paraId="5BE0A4DF" w14:textId="77777777" w:rsidR="00022354" w:rsidRPr="00A653D4" w:rsidRDefault="00022354" w:rsidP="00022354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A92EEA">
              <w:rPr>
                <w:noProof/>
                <w:sz w:val="20"/>
                <w:szCs w:val="20"/>
              </w:rPr>
              <w:t>Cuffie per alimenti TNT (EN 340)</w:t>
            </w:r>
          </w:p>
          <w:p w14:paraId="5421F758" w14:textId="77777777" w:rsidR="00022354" w:rsidRPr="00363F34" w:rsidRDefault="00022354" w:rsidP="00022354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</w:rPr>
            </w:pPr>
            <w:r w:rsidRPr="00A653D4">
              <w:rPr>
                <w:noProof/>
                <w:sz w:val="20"/>
                <w:szCs w:val="20"/>
              </w:rPr>
              <w:t>Tuta da lavoro</w:t>
            </w:r>
          </w:p>
        </w:tc>
      </w:tr>
    </w:tbl>
    <w:p w14:paraId="40191B8A" w14:textId="77777777" w:rsidR="00022354" w:rsidRDefault="00022354"/>
    <w:sectPr w:rsidR="0002235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72125C"/>
    <w:multiLevelType w:val="hybridMultilevel"/>
    <w:tmpl w:val="18A6EC48"/>
    <w:lvl w:ilvl="0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CF3759C"/>
    <w:multiLevelType w:val="hybridMultilevel"/>
    <w:tmpl w:val="4E80DF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77817">
    <w:abstractNumId w:val="0"/>
  </w:num>
  <w:num w:numId="2" w16cid:durableId="47346389">
    <w:abstractNumId w:val="2"/>
  </w:num>
  <w:num w:numId="3" w16cid:durableId="76141561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354"/>
    <w:rsid w:val="00022354"/>
    <w:rsid w:val="004E1DA8"/>
    <w:rsid w:val="00EC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1D479"/>
  <w15:chartTrackingRefBased/>
  <w15:docId w15:val="{20FCFF11-C067-45F6-84FE-2AA6EFC75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022354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022354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022354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022354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theme" Target="theme/theme1.xml"/><Relationship Id="rId5" Type="http://schemas.openxmlformats.org/officeDocument/2006/relationships/image" Target="media/image1.gif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504</Words>
  <Characters>3028</Characters>
  <Application>Microsoft Office Word</Application>
  <DocSecurity>0</DocSecurity>
  <Lines>72</Lines>
  <Paragraphs>55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MICHELA  BERARDINI</cp:lastModifiedBy>
  <cp:revision>2</cp:revision>
  <dcterms:created xsi:type="dcterms:W3CDTF">2019-06-13T09:08:00Z</dcterms:created>
  <dcterms:modified xsi:type="dcterms:W3CDTF">2026-04-07T10:38:00Z</dcterms:modified>
</cp:coreProperties>
</file>