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30E0B" w:rsidRPr="00FE26E4" w14:paraId="4E11C122" w14:textId="77777777" w:rsidTr="00077B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874B2" w14:textId="4BF6AB36" w:rsidR="00830E0B" w:rsidRPr="00FE26E4" w:rsidRDefault="00830E0B" w:rsidP="00077BEB">
            <w:pPr>
              <w:pStyle w:val="Titolo3"/>
            </w:pPr>
            <w:r>
              <w:t xml:space="preserve">ATTREZZATURE: </w:t>
            </w:r>
            <w:r>
              <w:t>MACCHINA PORZIONATRICE ARROTONDATRICE (PER PIZZA)</w:t>
            </w:r>
          </w:p>
        </w:tc>
      </w:tr>
      <w:tr w:rsidR="00830E0B" w:rsidRPr="005B440D" w14:paraId="30E22F6B" w14:textId="77777777" w:rsidTr="00077B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2B018E" w14:textId="77777777" w:rsidR="00830E0B" w:rsidRPr="006C1934" w:rsidRDefault="00830E0B" w:rsidP="00077B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77402" w14:textId="77777777" w:rsidR="00830E0B" w:rsidRDefault="00830E0B" w:rsidP="00077B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105A5F40" w14:textId="77777777" w:rsidR="00830E0B" w:rsidRDefault="00830E0B" w:rsidP="00077B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7604CABA" w14:textId="77777777" w:rsidR="00830E0B" w:rsidRPr="00671D56" w:rsidRDefault="00830E0B" w:rsidP="00077B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830E0B" w:rsidRPr="00D72098" w14:paraId="40B146B9" w14:textId="77777777" w:rsidTr="00077B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1DA6F" w14:textId="77777777" w:rsidR="00830E0B" w:rsidRPr="006C1934" w:rsidRDefault="00830E0B" w:rsidP="00077B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C7DE" w14:textId="77777777" w:rsidR="00830E0B" w:rsidRPr="00AC3990" w:rsidRDefault="00830E0B" w:rsidP="00077B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830E0B" w:rsidRPr="00556339" w14:paraId="2FF58F08" w14:textId="77777777" w:rsidTr="00077B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F2EE16" w14:textId="77777777" w:rsidR="00830E0B" w:rsidRPr="006C1934" w:rsidRDefault="00830E0B" w:rsidP="00077B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4BBC0" w14:textId="77777777" w:rsidR="00830E0B" w:rsidRDefault="00830E0B" w:rsidP="00077B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07C39509" w14:textId="77777777" w:rsidR="00830E0B" w:rsidRDefault="00830E0B" w:rsidP="00077B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14:paraId="75393D67" w14:textId="77777777" w:rsidR="00830E0B" w:rsidRPr="00AC3990" w:rsidRDefault="00830E0B" w:rsidP="00077B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830E0B" w:rsidRPr="005B440D" w14:paraId="2B26393B" w14:textId="77777777" w:rsidTr="00077B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7CEE0F" w14:textId="77777777" w:rsidR="00830E0B" w:rsidRPr="006C1934" w:rsidRDefault="00830E0B" w:rsidP="00077B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C5643" w14:textId="05CBF249" w:rsidR="00830E0B" w:rsidRDefault="00830E0B" w:rsidP="00830E0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L’</w:t>
            </w:r>
            <w:proofErr w:type="spellStart"/>
            <w:r>
              <w:rPr>
                <w:sz w:val="20"/>
                <w:szCs w:val="18"/>
              </w:rPr>
              <w:t>arrotondatrice</w:t>
            </w:r>
            <w:proofErr w:type="spellEnd"/>
            <w:r>
              <w:rPr>
                <w:sz w:val="20"/>
                <w:szCs w:val="18"/>
              </w:rPr>
              <w:t xml:space="preserve"> deve essere utilizzata da personale addestrato che deve conoscere le norme per l’uso e di sicurezza contenute nel manuale </w:t>
            </w:r>
          </w:p>
          <w:p w14:paraId="7C1AA046" w14:textId="3EF7CE03" w:rsidR="00830E0B" w:rsidRDefault="00830E0B" w:rsidP="00830E0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Il personale che usa la macchina deve essere adeguatamente addestrato </w:t>
            </w:r>
          </w:p>
          <w:p w14:paraId="43A710B9" w14:textId="487E7229" w:rsidR="00830E0B" w:rsidRDefault="00830E0B" w:rsidP="00830E0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Anche se la macchina è munita di vari sistemi di sicurezza è necessario evitare di avvicinare le mani alle parti in movimento </w:t>
            </w:r>
          </w:p>
          <w:p w14:paraId="3D23C395" w14:textId="77777777" w:rsidR="00830E0B" w:rsidRDefault="00830E0B" w:rsidP="00830E0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È importante prima di iniziare la pulizia e qualsiasi tipo di manutenzione, scollegare la macchina</w:t>
            </w:r>
            <w:r w:rsidR="00505C4E">
              <w:rPr>
                <w:sz w:val="20"/>
                <w:szCs w:val="18"/>
              </w:rPr>
              <w:t xml:space="preserve"> dalla rete di alimentazione elettrica </w:t>
            </w:r>
          </w:p>
          <w:p w14:paraId="46C38220" w14:textId="77777777" w:rsidR="00505C4E" w:rsidRDefault="00505C4E" w:rsidP="00830E0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Controllare periodicamente lo stato dei cavi e delle parti elettriche </w:t>
            </w:r>
          </w:p>
          <w:p w14:paraId="58F0DB9F" w14:textId="7817E31E" w:rsidR="00505C4E" w:rsidRPr="00505C4E" w:rsidRDefault="00505C4E" w:rsidP="00505C4E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effettuare personalmente riparazioni ma rivolgersi a personale specializzato </w:t>
            </w:r>
          </w:p>
        </w:tc>
      </w:tr>
      <w:tr w:rsidR="00830E0B" w:rsidRPr="00212644" w14:paraId="62E7E2D1" w14:textId="77777777" w:rsidTr="00077B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6E576F" w14:textId="77777777" w:rsidR="00830E0B" w:rsidRPr="006C1934" w:rsidRDefault="00830E0B" w:rsidP="00077B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36B5" w14:textId="77777777" w:rsidR="00830E0B" w:rsidRDefault="00830E0B" w:rsidP="00077BEB">
            <w:ins w:id="0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528E68CB" wp14:editId="3C572783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74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7693986A" wp14:editId="174B13D2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17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364415C3" wp14:editId="6D03B5B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8" name="Immagine 1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23C8A17C" w14:textId="77777777" w:rsidR="00830E0B" w:rsidRPr="00671D56" w:rsidRDefault="00830E0B" w:rsidP="00077BEB">
            <w:ins w:id="2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425E8864" wp14:editId="3FA3419D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19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830E0B" w:rsidRPr="00363F34" w14:paraId="3765AC43" w14:textId="77777777" w:rsidTr="00077B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F564C8" w14:textId="77777777" w:rsidR="00830E0B" w:rsidRDefault="00830E0B" w:rsidP="00077B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84C57" w14:textId="77777777" w:rsidR="00830E0B" w:rsidRDefault="00830E0B" w:rsidP="00830E0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7605467F" w14:textId="77777777" w:rsidR="00830E0B" w:rsidRPr="007B1FB7" w:rsidRDefault="00830E0B" w:rsidP="00830E0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14:paraId="436E6C60" w14:textId="77777777" w:rsidR="00830E0B" w:rsidRDefault="00830E0B" w:rsidP="00830E0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7E406AA0" w14:textId="77777777" w:rsidR="00830E0B" w:rsidRPr="00A92EEA" w:rsidRDefault="00830E0B" w:rsidP="00830E0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14:paraId="08476E78" w14:textId="77777777" w:rsidR="00830E0B" w:rsidRPr="00363F34" w:rsidRDefault="00830E0B" w:rsidP="00830E0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7936D2C7" w14:textId="77777777" w:rsidR="004F4F70" w:rsidRPr="00830E0B" w:rsidRDefault="004F4F70" w:rsidP="00830E0B"/>
    <w:sectPr w:rsidR="004F4F70" w:rsidRPr="00830E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633A"/>
    <w:multiLevelType w:val="hybridMultilevel"/>
    <w:tmpl w:val="E69A4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364C9"/>
    <w:multiLevelType w:val="hybridMultilevel"/>
    <w:tmpl w:val="6CD45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0B"/>
    <w:rsid w:val="004F4F70"/>
    <w:rsid w:val="00505C4E"/>
    <w:rsid w:val="0083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B1DB"/>
  <w15:chartTrackingRefBased/>
  <w15:docId w15:val="{0A5FEEA4-1AEB-4D12-8645-6CC8330F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30E0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30E0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30E0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30E0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2020-11-17T14:50:00Z</dcterms:created>
  <dcterms:modified xsi:type="dcterms:W3CDTF">2020-11-17T17:14:00Z</dcterms:modified>
</cp:coreProperties>
</file>