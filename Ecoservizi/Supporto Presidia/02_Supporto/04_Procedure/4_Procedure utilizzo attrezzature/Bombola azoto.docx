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F37AA9" w:rsidRPr="00FE26E4" w14:paraId="681C8657" w14:textId="77777777" w:rsidTr="00A22AE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tcPr>
          <w:p w14:paraId="5D001B19" w14:textId="77777777" w:rsidR="00F37AA9" w:rsidRPr="00FE26E4" w:rsidRDefault="00F37AA9" w:rsidP="007D3734">
            <w:pPr>
              <w:pStyle w:val="Titolo3"/>
            </w:pPr>
            <w:bookmarkStart w:id="0" w:name="_Toc11315295"/>
            <w:r>
              <w:t xml:space="preserve">ATTREZZATURE: </w:t>
            </w:r>
            <w:bookmarkEnd w:id="0"/>
            <w:r w:rsidR="007D3734">
              <w:t>BOMBOLA DI AZOTO</w:t>
            </w:r>
          </w:p>
        </w:tc>
      </w:tr>
      <w:tr w:rsidR="00F37AA9" w:rsidRPr="005B440D" w14:paraId="23EAAA2F" w14:textId="77777777" w:rsidTr="00A22AEB">
        <w:trPr>
          <w:trHeight w:val="454"/>
        </w:trPr>
        <w:tc>
          <w:tcPr>
            <w:tcW w:w="2485" w:type="dxa"/>
            <w:tcBorders>
              <w:top w:val="single" w:sz="12" w:space="0" w:color="auto"/>
              <w:left w:val="single" w:sz="4" w:space="0" w:color="auto"/>
              <w:bottom w:val="single" w:sz="4" w:space="0" w:color="auto"/>
            </w:tcBorders>
            <w:vAlign w:val="center"/>
          </w:tcPr>
          <w:p w14:paraId="295AA5E7" w14:textId="77777777" w:rsidR="00F37AA9" w:rsidRPr="006C1934" w:rsidRDefault="00F37AA9" w:rsidP="00A22AEB">
            <w:pPr>
              <w:rPr>
                <w:b/>
              </w:rPr>
            </w:pPr>
            <w:r w:rsidRPr="006C1934">
              <w:rPr>
                <w:b/>
              </w:rPr>
              <w:t>Possibili cause</w:t>
            </w:r>
          </w:p>
        </w:tc>
        <w:tc>
          <w:tcPr>
            <w:tcW w:w="7534" w:type="dxa"/>
            <w:tcBorders>
              <w:top w:val="single" w:sz="12" w:space="0" w:color="auto"/>
              <w:bottom w:val="single" w:sz="4" w:space="0" w:color="auto"/>
              <w:right w:val="single" w:sz="4" w:space="0" w:color="auto"/>
            </w:tcBorders>
            <w:shd w:val="clear" w:color="auto" w:fill="auto"/>
            <w:vAlign w:val="center"/>
          </w:tcPr>
          <w:p w14:paraId="159B50C8" w14:textId="77777777" w:rsidR="00F37AA9" w:rsidRDefault="00F37AA9" w:rsidP="00A22AEB">
            <w:pPr>
              <w:rPr>
                <w:b/>
                <w:sz w:val="20"/>
                <w:szCs w:val="20"/>
              </w:rPr>
            </w:pPr>
            <w:r>
              <w:rPr>
                <w:b/>
                <w:sz w:val="20"/>
                <w:szCs w:val="20"/>
              </w:rPr>
              <w:t>Utilizzo improprio dell’attrezzatura</w:t>
            </w:r>
          </w:p>
          <w:p w14:paraId="0276D589" w14:textId="77777777" w:rsidR="00F37AA9" w:rsidRPr="00671D56" w:rsidRDefault="00F37AA9" w:rsidP="00A22AEB">
            <w:pPr>
              <w:rPr>
                <w:b/>
                <w:sz w:val="20"/>
                <w:szCs w:val="20"/>
              </w:rPr>
            </w:pPr>
            <w:r>
              <w:rPr>
                <w:b/>
                <w:sz w:val="20"/>
                <w:szCs w:val="20"/>
              </w:rPr>
              <w:t>Rischio per incompetenza dell’operatore</w:t>
            </w:r>
          </w:p>
        </w:tc>
      </w:tr>
      <w:tr w:rsidR="00F37AA9" w:rsidRPr="00D72098" w14:paraId="78A53EFD" w14:textId="77777777" w:rsidTr="00A22AEB">
        <w:trPr>
          <w:trHeight w:val="454"/>
        </w:trPr>
        <w:tc>
          <w:tcPr>
            <w:tcW w:w="2485" w:type="dxa"/>
            <w:tcBorders>
              <w:top w:val="single" w:sz="4" w:space="0" w:color="auto"/>
              <w:left w:val="single" w:sz="4" w:space="0" w:color="auto"/>
              <w:bottom w:val="single" w:sz="4" w:space="0" w:color="auto"/>
            </w:tcBorders>
            <w:vAlign w:val="center"/>
          </w:tcPr>
          <w:p w14:paraId="7C8F9681" w14:textId="77777777" w:rsidR="00F37AA9" w:rsidRPr="006C1934" w:rsidRDefault="00F37AA9" w:rsidP="00A22AEB">
            <w:pPr>
              <w:rPr>
                <w:b/>
              </w:rPr>
            </w:pPr>
            <w:r w:rsidRPr="006C1934">
              <w:rPr>
                <w:b/>
              </w:rPr>
              <w:t>Soggetti esposti</w:t>
            </w:r>
          </w:p>
        </w:tc>
        <w:tc>
          <w:tcPr>
            <w:tcW w:w="7534" w:type="dxa"/>
            <w:tcBorders>
              <w:top w:val="single" w:sz="4" w:space="0" w:color="auto"/>
              <w:bottom w:val="single" w:sz="4" w:space="0" w:color="auto"/>
              <w:right w:val="single" w:sz="4" w:space="0" w:color="auto"/>
            </w:tcBorders>
            <w:shd w:val="clear" w:color="auto" w:fill="auto"/>
            <w:vAlign w:val="center"/>
          </w:tcPr>
          <w:p w14:paraId="2B8DC402" w14:textId="77777777" w:rsidR="00F37AA9" w:rsidRPr="00AC3990" w:rsidRDefault="00F37AA9" w:rsidP="00A22AEB">
            <w:pPr>
              <w:rPr>
                <w:bCs/>
                <w:iCs/>
                <w:sz w:val="20"/>
                <w:szCs w:val="18"/>
              </w:rPr>
            </w:pPr>
            <w:r w:rsidRPr="00AC3990">
              <w:rPr>
                <w:bCs/>
                <w:iCs/>
                <w:sz w:val="20"/>
                <w:szCs w:val="18"/>
              </w:rPr>
              <w:t>Lavoratori</w:t>
            </w:r>
          </w:p>
        </w:tc>
      </w:tr>
      <w:tr w:rsidR="00F37AA9" w:rsidRPr="00556339" w14:paraId="2EBDB1F1" w14:textId="77777777" w:rsidTr="00A22AEB">
        <w:trPr>
          <w:trHeight w:val="454"/>
        </w:trPr>
        <w:tc>
          <w:tcPr>
            <w:tcW w:w="2485" w:type="dxa"/>
            <w:tcBorders>
              <w:top w:val="single" w:sz="4" w:space="0" w:color="auto"/>
              <w:left w:val="single" w:sz="4" w:space="0" w:color="auto"/>
              <w:bottom w:val="single" w:sz="4" w:space="0" w:color="auto"/>
            </w:tcBorders>
            <w:vAlign w:val="center"/>
          </w:tcPr>
          <w:p w14:paraId="766E6DF0" w14:textId="77777777" w:rsidR="00F37AA9" w:rsidRPr="006C1934" w:rsidRDefault="00F37AA9" w:rsidP="00A22AEB">
            <w:pPr>
              <w:rPr>
                <w:b/>
              </w:rPr>
            </w:pPr>
            <w:r w:rsidRPr="006C1934">
              <w:rPr>
                <w:b/>
              </w:rPr>
              <w:t>Effetti del rischio</w:t>
            </w:r>
          </w:p>
        </w:tc>
        <w:tc>
          <w:tcPr>
            <w:tcW w:w="7534" w:type="dxa"/>
            <w:tcBorders>
              <w:top w:val="single" w:sz="4" w:space="0" w:color="auto"/>
              <w:bottom w:val="single" w:sz="4" w:space="0" w:color="auto"/>
              <w:right w:val="single" w:sz="4" w:space="0" w:color="auto"/>
            </w:tcBorders>
            <w:shd w:val="clear" w:color="auto" w:fill="auto"/>
            <w:vAlign w:val="center"/>
          </w:tcPr>
          <w:p w14:paraId="057C7E1C" w14:textId="77777777" w:rsidR="00F37AA9" w:rsidRDefault="007D3734" w:rsidP="00A22AEB">
            <w:pPr>
              <w:rPr>
                <w:sz w:val="20"/>
                <w:szCs w:val="20"/>
              </w:rPr>
            </w:pPr>
            <w:r>
              <w:rPr>
                <w:caps/>
                <w:sz w:val="20"/>
                <w:szCs w:val="20"/>
              </w:rPr>
              <w:t>ATMOSFERA SOTTOSSIGENATA, ASFISSIA</w:t>
            </w:r>
          </w:p>
          <w:p w14:paraId="13FEBDA2" w14:textId="77777777" w:rsidR="00F37AA9" w:rsidRPr="00187ABE" w:rsidRDefault="00F37AA9" w:rsidP="00A22AEB">
            <w:pPr>
              <w:rPr>
                <w:sz w:val="20"/>
                <w:szCs w:val="20"/>
              </w:rPr>
            </w:pPr>
            <w:r w:rsidRPr="00F15A52">
              <w:rPr>
                <w:sz w:val="20"/>
                <w:szCs w:val="20"/>
              </w:rPr>
              <w:t>URTI, COLPI, IMPATTI, SCHIACCIAMENTI</w:t>
            </w:r>
          </w:p>
        </w:tc>
      </w:tr>
      <w:tr w:rsidR="00F37AA9" w:rsidRPr="005B440D" w14:paraId="59655197" w14:textId="77777777" w:rsidTr="00A22AEB">
        <w:trPr>
          <w:trHeight w:val="454"/>
        </w:trPr>
        <w:tc>
          <w:tcPr>
            <w:tcW w:w="2485" w:type="dxa"/>
            <w:tcBorders>
              <w:top w:val="single" w:sz="4" w:space="0" w:color="auto"/>
              <w:left w:val="single" w:sz="4" w:space="0" w:color="auto"/>
              <w:bottom w:val="single" w:sz="4" w:space="0" w:color="auto"/>
            </w:tcBorders>
            <w:vAlign w:val="center"/>
          </w:tcPr>
          <w:p w14:paraId="3E6025F8" w14:textId="77777777" w:rsidR="00F37AA9" w:rsidRPr="006C1934" w:rsidRDefault="00F37AA9" w:rsidP="00A22AEB">
            <w:pPr>
              <w:rPr>
                <w:b/>
              </w:rPr>
            </w:pPr>
            <w:r w:rsidRPr="006C1934">
              <w:rPr>
                <w:b/>
              </w:rPr>
              <w:t>Procedure di lavoro</w:t>
            </w:r>
          </w:p>
        </w:tc>
        <w:tc>
          <w:tcPr>
            <w:tcW w:w="7534" w:type="dxa"/>
            <w:tcBorders>
              <w:top w:val="single" w:sz="4" w:space="0" w:color="auto"/>
              <w:bottom w:val="single" w:sz="4" w:space="0" w:color="auto"/>
              <w:right w:val="single" w:sz="4" w:space="0" w:color="auto"/>
            </w:tcBorders>
            <w:shd w:val="clear" w:color="auto" w:fill="auto"/>
            <w:vAlign w:val="center"/>
          </w:tcPr>
          <w:p w14:paraId="099D7683" w14:textId="77777777" w:rsidR="00F37AA9" w:rsidRPr="00324ED8" w:rsidRDefault="007D3734" w:rsidP="007D3734">
            <w:pPr>
              <w:suppressAutoHyphens w:val="0"/>
              <w:autoSpaceDN/>
              <w:jc w:val="both"/>
              <w:textAlignment w:val="auto"/>
              <w:rPr>
                <w:sz w:val="20"/>
                <w:szCs w:val="20"/>
              </w:rPr>
            </w:pPr>
            <w:r w:rsidRPr="00324ED8">
              <w:rPr>
                <w:sz w:val="20"/>
                <w:szCs w:val="20"/>
              </w:rPr>
              <w:t>L’azoto è un gas inerte, senza colore o odore.</w:t>
            </w:r>
          </w:p>
          <w:p w14:paraId="78D823C7" w14:textId="77777777" w:rsidR="00987970" w:rsidRPr="00324ED8" w:rsidRDefault="00987970" w:rsidP="007D3734">
            <w:pPr>
              <w:suppressAutoHyphens w:val="0"/>
              <w:autoSpaceDN/>
              <w:jc w:val="both"/>
              <w:textAlignment w:val="auto"/>
              <w:rPr>
                <w:sz w:val="20"/>
                <w:szCs w:val="20"/>
              </w:rPr>
            </w:pPr>
          </w:p>
          <w:p w14:paraId="16E17F3C" w14:textId="77777777" w:rsidR="007D3734" w:rsidRPr="00324ED8" w:rsidRDefault="00987970" w:rsidP="007D3734">
            <w:pPr>
              <w:suppressAutoHyphens w:val="0"/>
              <w:autoSpaceDN/>
              <w:jc w:val="both"/>
              <w:textAlignment w:val="auto"/>
              <w:rPr>
                <w:b/>
                <w:sz w:val="20"/>
                <w:szCs w:val="20"/>
              </w:rPr>
            </w:pPr>
            <w:r w:rsidRPr="00324ED8">
              <w:rPr>
                <w:b/>
                <w:sz w:val="20"/>
                <w:szCs w:val="20"/>
              </w:rPr>
              <w:t>MOVIMENTAZIONE DELLE BOMBOLE</w:t>
            </w:r>
          </w:p>
          <w:p w14:paraId="63DAD0AD" w14:textId="76634A9B" w:rsidR="007D3734" w:rsidRPr="00A51B84" w:rsidRDefault="007D3734" w:rsidP="007D3734">
            <w:pPr>
              <w:suppressAutoHyphens w:val="0"/>
              <w:autoSpaceDN/>
              <w:jc w:val="both"/>
              <w:textAlignment w:val="auto"/>
              <w:rPr>
                <w:sz w:val="20"/>
                <w:szCs w:val="20"/>
                <w:u w:val="single"/>
              </w:rPr>
            </w:pPr>
            <w:r w:rsidRPr="00A51B84">
              <w:rPr>
                <w:b/>
                <w:sz w:val="20"/>
                <w:szCs w:val="20"/>
                <w:u w:val="single"/>
              </w:rPr>
              <w:t>Cose da fare</w:t>
            </w:r>
            <w:r w:rsidR="00A51B84">
              <w:rPr>
                <w:b/>
                <w:sz w:val="20"/>
                <w:szCs w:val="20"/>
                <w:u w:val="single"/>
              </w:rPr>
              <w:t>:</w:t>
            </w:r>
          </w:p>
          <w:p w14:paraId="658F1FDF" w14:textId="77777777" w:rsidR="00A51B84" w:rsidRDefault="007D3734" w:rsidP="007D3734">
            <w:pPr>
              <w:pStyle w:val="Paragrafoelenco"/>
              <w:numPr>
                <w:ilvl w:val="0"/>
                <w:numId w:val="14"/>
              </w:numPr>
              <w:suppressAutoHyphens w:val="0"/>
              <w:autoSpaceDN/>
              <w:jc w:val="both"/>
              <w:textAlignment w:val="auto"/>
              <w:rPr>
                <w:sz w:val="20"/>
                <w:szCs w:val="20"/>
              </w:rPr>
            </w:pPr>
            <w:r w:rsidRPr="00A51B84">
              <w:rPr>
                <w:sz w:val="20"/>
                <w:szCs w:val="20"/>
              </w:rPr>
              <w:t xml:space="preserve">Tutte le bombole devono essere provviste dell'apposito cappellotto di protezione delle valvole, che deve rimanere sempre avvitato tranne quando il recipiente è in uso, o di altra idonea protezione, ad esempio maniglione, cappellotto fisso. </w:t>
            </w:r>
          </w:p>
          <w:p w14:paraId="098960A4" w14:textId="77777777" w:rsidR="00A51B84" w:rsidRDefault="007D3734" w:rsidP="007D3734">
            <w:pPr>
              <w:pStyle w:val="Paragrafoelenco"/>
              <w:numPr>
                <w:ilvl w:val="0"/>
                <w:numId w:val="14"/>
              </w:numPr>
              <w:suppressAutoHyphens w:val="0"/>
              <w:autoSpaceDN/>
              <w:jc w:val="both"/>
              <w:textAlignment w:val="auto"/>
              <w:rPr>
                <w:sz w:val="20"/>
                <w:szCs w:val="20"/>
              </w:rPr>
            </w:pPr>
            <w:r w:rsidRPr="00A51B84">
              <w:rPr>
                <w:sz w:val="20"/>
                <w:szCs w:val="20"/>
              </w:rPr>
              <w:t>Le bombole devono essere maneggiate con cautela evitando gli urti violenti tra di loro o contro altre superfici, cadute od altre sollecitazioni meccaniche che possano comprometterne l'integrità e la resistenza.</w:t>
            </w:r>
          </w:p>
          <w:p w14:paraId="5EAD073C" w14:textId="4581398B" w:rsidR="007D3734" w:rsidRPr="00A51B84" w:rsidRDefault="007D3734" w:rsidP="007D3734">
            <w:pPr>
              <w:pStyle w:val="Paragrafoelenco"/>
              <w:numPr>
                <w:ilvl w:val="0"/>
                <w:numId w:val="14"/>
              </w:numPr>
              <w:suppressAutoHyphens w:val="0"/>
              <w:autoSpaceDN/>
              <w:jc w:val="both"/>
              <w:textAlignment w:val="auto"/>
              <w:rPr>
                <w:sz w:val="20"/>
                <w:szCs w:val="20"/>
              </w:rPr>
            </w:pPr>
            <w:r w:rsidRPr="00A51B84">
              <w:rPr>
                <w:sz w:val="20"/>
                <w:szCs w:val="20"/>
              </w:rPr>
              <w:t xml:space="preserve">La movimentazione delle bombole, anche per brevi distanze, deve avvenire mediante carrello a mano od altro opportuno mezzo di trasporto. </w:t>
            </w:r>
          </w:p>
          <w:p w14:paraId="2EFB6423" w14:textId="77777777" w:rsidR="007D3734" w:rsidRPr="00324ED8" w:rsidRDefault="007D3734" w:rsidP="007D3734">
            <w:pPr>
              <w:suppressAutoHyphens w:val="0"/>
              <w:autoSpaceDN/>
              <w:jc w:val="both"/>
              <w:textAlignment w:val="auto"/>
              <w:rPr>
                <w:sz w:val="20"/>
                <w:szCs w:val="20"/>
              </w:rPr>
            </w:pPr>
          </w:p>
          <w:p w14:paraId="30D914E2" w14:textId="77777777" w:rsidR="00A51B84" w:rsidRDefault="007D3734" w:rsidP="007D3734">
            <w:pPr>
              <w:suppressAutoHyphens w:val="0"/>
              <w:autoSpaceDN/>
              <w:jc w:val="both"/>
              <w:textAlignment w:val="auto"/>
              <w:rPr>
                <w:sz w:val="20"/>
                <w:szCs w:val="20"/>
                <w:u w:val="single"/>
              </w:rPr>
            </w:pPr>
            <w:r w:rsidRPr="00A51B84">
              <w:rPr>
                <w:b/>
                <w:sz w:val="20"/>
                <w:szCs w:val="20"/>
                <w:u w:val="single"/>
              </w:rPr>
              <w:t>Cose da non fare</w:t>
            </w:r>
            <w:r w:rsidRPr="00A51B84">
              <w:rPr>
                <w:sz w:val="20"/>
                <w:szCs w:val="20"/>
                <w:u w:val="single"/>
              </w:rPr>
              <w:t xml:space="preserve"> </w:t>
            </w:r>
          </w:p>
          <w:p w14:paraId="759026CC" w14:textId="77777777" w:rsidR="00A51B84" w:rsidRPr="00A51B84" w:rsidRDefault="007D3734" w:rsidP="007D3734">
            <w:pPr>
              <w:pStyle w:val="Paragrafoelenco"/>
              <w:numPr>
                <w:ilvl w:val="0"/>
                <w:numId w:val="15"/>
              </w:numPr>
              <w:suppressAutoHyphens w:val="0"/>
              <w:autoSpaceDN/>
              <w:jc w:val="both"/>
              <w:textAlignment w:val="auto"/>
              <w:rPr>
                <w:sz w:val="20"/>
                <w:szCs w:val="20"/>
                <w:u w:val="single"/>
              </w:rPr>
            </w:pPr>
            <w:r w:rsidRPr="00A51B84">
              <w:rPr>
                <w:sz w:val="20"/>
                <w:szCs w:val="20"/>
              </w:rPr>
              <w:t xml:space="preserve">Le bombole non devono essere sollevate dal cappellotto, né trascinate, né fatte rotolare o scivolare sul pavimento. </w:t>
            </w:r>
          </w:p>
          <w:p w14:paraId="44834FB0" w14:textId="77777777" w:rsidR="00A51B84" w:rsidRPr="00A51B84" w:rsidRDefault="0030048C" w:rsidP="007D3734">
            <w:pPr>
              <w:pStyle w:val="Paragrafoelenco"/>
              <w:numPr>
                <w:ilvl w:val="0"/>
                <w:numId w:val="15"/>
              </w:numPr>
              <w:suppressAutoHyphens w:val="0"/>
              <w:autoSpaceDN/>
              <w:jc w:val="both"/>
              <w:textAlignment w:val="auto"/>
              <w:rPr>
                <w:sz w:val="20"/>
                <w:szCs w:val="20"/>
                <w:u w:val="single"/>
              </w:rPr>
            </w:pPr>
            <w:r>
              <w:rPr>
                <w:noProof/>
              </w:rPr>
              <w:drawing>
                <wp:anchor distT="0" distB="0" distL="114300" distR="114300" simplePos="0" relativeHeight="251663360" behindDoc="0" locked="0" layoutInCell="1" allowOverlap="1" wp14:anchorId="6180DFAF" wp14:editId="281219F0">
                  <wp:simplePos x="5105400" y="3800475"/>
                  <wp:positionH relativeFrom="margin">
                    <wp:posOffset>3613150</wp:posOffset>
                  </wp:positionH>
                  <wp:positionV relativeFrom="margin">
                    <wp:posOffset>1066800</wp:posOffset>
                  </wp:positionV>
                  <wp:extent cx="1016635" cy="1323975"/>
                  <wp:effectExtent l="0" t="0" r="0" b="9525"/>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635" cy="1323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3734" w:rsidRPr="00A51B84">
              <w:rPr>
                <w:sz w:val="20"/>
                <w:szCs w:val="20"/>
              </w:rPr>
              <w:t xml:space="preserve">Per sollevare le bombole non devono essere usati elevatori magnetici né imbracature con funi o catene. </w:t>
            </w:r>
          </w:p>
          <w:p w14:paraId="7FEE776D" w14:textId="77777777" w:rsidR="00A51B84" w:rsidRPr="00A51B84" w:rsidRDefault="007D3734" w:rsidP="007D3734">
            <w:pPr>
              <w:pStyle w:val="Paragrafoelenco"/>
              <w:numPr>
                <w:ilvl w:val="0"/>
                <w:numId w:val="15"/>
              </w:numPr>
              <w:suppressAutoHyphens w:val="0"/>
              <w:autoSpaceDN/>
              <w:jc w:val="both"/>
              <w:textAlignment w:val="auto"/>
              <w:rPr>
                <w:sz w:val="20"/>
                <w:szCs w:val="20"/>
                <w:u w:val="single"/>
              </w:rPr>
            </w:pPr>
            <w:r w:rsidRPr="00A51B84">
              <w:rPr>
                <w:sz w:val="20"/>
                <w:szCs w:val="20"/>
              </w:rPr>
              <w:t xml:space="preserve">Le bombole non devono essere maneggiate con le mani o con guanti unti d'olio o di grasso: questa norma è particolarmente importante quando si movimentano bombole che contengono gas ossidanti. </w:t>
            </w:r>
          </w:p>
          <w:p w14:paraId="67DA1293" w14:textId="77777777" w:rsidR="00A51B84" w:rsidRPr="00A51B84" w:rsidRDefault="007D3734" w:rsidP="007D3734">
            <w:pPr>
              <w:pStyle w:val="Paragrafoelenco"/>
              <w:numPr>
                <w:ilvl w:val="0"/>
                <w:numId w:val="15"/>
              </w:numPr>
              <w:suppressAutoHyphens w:val="0"/>
              <w:autoSpaceDN/>
              <w:jc w:val="both"/>
              <w:textAlignment w:val="auto"/>
              <w:rPr>
                <w:sz w:val="20"/>
                <w:szCs w:val="20"/>
                <w:u w:val="single"/>
              </w:rPr>
            </w:pPr>
            <w:r w:rsidRPr="00A51B84">
              <w:rPr>
                <w:sz w:val="20"/>
                <w:szCs w:val="20"/>
              </w:rPr>
              <w:t>Il personale incaricato di queste movimentazioni dovrà essere equipaggiato di appositi dispositivi di protezione individuale (scarpe e guanti)</w:t>
            </w:r>
          </w:p>
          <w:p w14:paraId="461E6D75" w14:textId="1CF7C1FF" w:rsidR="007D3734" w:rsidRPr="00A51B84" w:rsidRDefault="007D3734" w:rsidP="007D3734">
            <w:pPr>
              <w:pStyle w:val="Paragrafoelenco"/>
              <w:numPr>
                <w:ilvl w:val="0"/>
                <w:numId w:val="15"/>
              </w:numPr>
              <w:suppressAutoHyphens w:val="0"/>
              <w:autoSpaceDN/>
              <w:jc w:val="both"/>
              <w:textAlignment w:val="auto"/>
              <w:rPr>
                <w:sz w:val="20"/>
                <w:szCs w:val="20"/>
                <w:u w:val="single"/>
              </w:rPr>
            </w:pPr>
            <w:r w:rsidRPr="00A51B84">
              <w:rPr>
                <w:sz w:val="20"/>
                <w:szCs w:val="20"/>
              </w:rPr>
              <w:t>Le bombole scadute di collaudo non devono essere usate, né trasportate piene né tanto meno riempite</w:t>
            </w:r>
          </w:p>
          <w:p w14:paraId="1859EBC3" w14:textId="77777777" w:rsidR="00987970" w:rsidRPr="00324ED8" w:rsidRDefault="00987970" w:rsidP="007D3734">
            <w:pPr>
              <w:suppressAutoHyphens w:val="0"/>
              <w:autoSpaceDN/>
              <w:jc w:val="both"/>
              <w:textAlignment w:val="auto"/>
              <w:rPr>
                <w:sz w:val="20"/>
                <w:szCs w:val="20"/>
              </w:rPr>
            </w:pPr>
          </w:p>
          <w:p w14:paraId="4CB64B8A" w14:textId="77777777" w:rsidR="00987970" w:rsidRPr="00324ED8" w:rsidRDefault="0030048C" w:rsidP="007D3734">
            <w:pPr>
              <w:suppressAutoHyphens w:val="0"/>
              <w:autoSpaceDN/>
              <w:jc w:val="both"/>
              <w:textAlignment w:val="auto"/>
              <w:rPr>
                <w:b/>
                <w:sz w:val="20"/>
                <w:szCs w:val="20"/>
              </w:rPr>
            </w:pPr>
            <w:r>
              <w:rPr>
                <w:b/>
                <w:sz w:val="20"/>
                <w:szCs w:val="20"/>
              </w:rPr>
              <w:t>UTILIZZO</w:t>
            </w:r>
            <w:r w:rsidR="00987970" w:rsidRPr="00324ED8">
              <w:rPr>
                <w:b/>
                <w:sz w:val="20"/>
                <w:szCs w:val="20"/>
              </w:rPr>
              <w:t xml:space="preserve"> DELLE BOMBOLE</w:t>
            </w:r>
          </w:p>
          <w:p w14:paraId="087CD3B7" w14:textId="77777777" w:rsidR="00987970" w:rsidRPr="00A51B84" w:rsidRDefault="00987970" w:rsidP="007D3734">
            <w:pPr>
              <w:suppressAutoHyphens w:val="0"/>
              <w:autoSpaceDN/>
              <w:jc w:val="both"/>
              <w:textAlignment w:val="auto"/>
              <w:rPr>
                <w:b/>
                <w:sz w:val="20"/>
                <w:szCs w:val="20"/>
                <w:u w:val="single"/>
              </w:rPr>
            </w:pPr>
            <w:r w:rsidRPr="00A51B84">
              <w:rPr>
                <w:b/>
                <w:sz w:val="20"/>
                <w:szCs w:val="20"/>
                <w:u w:val="single"/>
              </w:rPr>
              <w:t xml:space="preserve">Cose da fare </w:t>
            </w:r>
          </w:p>
          <w:p w14:paraId="1CA430F4" w14:textId="77777777" w:rsidR="00A51B84" w:rsidRDefault="00987970" w:rsidP="00A51B84">
            <w:pPr>
              <w:pStyle w:val="Paragrafoelenco"/>
              <w:numPr>
                <w:ilvl w:val="0"/>
                <w:numId w:val="16"/>
              </w:numPr>
              <w:suppressAutoHyphens w:val="0"/>
              <w:autoSpaceDN/>
              <w:jc w:val="both"/>
              <w:textAlignment w:val="auto"/>
              <w:rPr>
                <w:sz w:val="20"/>
                <w:szCs w:val="20"/>
              </w:rPr>
            </w:pPr>
            <w:r w:rsidRPr="00A51B84">
              <w:rPr>
                <w:sz w:val="20"/>
                <w:szCs w:val="20"/>
              </w:rPr>
              <w:t xml:space="preserve">Una bombola di gas deve essere messa in uso solo se il suo contenuto risulta chiaramente identificabile. Il contenuto viene identificato nei modi seguenti: </w:t>
            </w:r>
          </w:p>
          <w:p w14:paraId="1110E0C2" w14:textId="77777777" w:rsidR="00A51B84" w:rsidRDefault="00987970" w:rsidP="00A51B84">
            <w:pPr>
              <w:pStyle w:val="Paragrafoelenco"/>
              <w:suppressAutoHyphens w:val="0"/>
              <w:autoSpaceDN/>
              <w:jc w:val="both"/>
              <w:textAlignment w:val="auto"/>
              <w:rPr>
                <w:sz w:val="20"/>
                <w:szCs w:val="20"/>
              </w:rPr>
            </w:pPr>
            <w:r w:rsidRPr="00A51B84">
              <w:rPr>
                <w:sz w:val="20"/>
                <w:szCs w:val="20"/>
              </w:rPr>
              <w:t>a</w:t>
            </w:r>
            <w:r w:rsidR="0030048C" w:rsidRPr="00A51B84">
              <w:rPr>
                <w:sz w:val="20"/>
                <w:szCs w:val="20"/>
              </w:rPr>
              <w:t>)</w:t>
            </w:r>
            <w:r w:rsidRPr="00A51B84">
              <w:rPr>
                <w:sz w:val="20"/>
                <w:szCs w:val="20"/>
              </w:rPr>
              <w:t xml:space="preserve"> colorazione dell'ogiva, secondo il colore codificato dalla normativa di legge; </w:t>
            </w:r>
          </w:p>
          <w:p w14:paraId="6C37F40E" w14:textId="77777777" w:rsidR="00A51B84" w:rsidRDefault="00987970" w:rsidP="00A51B84">
            <w:pPr>
              <w:pStyle w:val="Paragrafoelenco"/>
              <w:suppressAutoHyphens w:val="0"/>
              <w:autoSpaceDN/>
              <w:jc w:val="both"/>
              <w:textAlignment w:val="auto"/>
              <w:rPr>
                <w:sz w:val="20"/>
                <w:szCs w:val="20"/>
              </w:rPr>
            </w:pPr>
            <w:r w:rsidRPr="00324ED8">
              <w:rPr>
                <w:sz w:val="20"/>
                <w:szCs w:val="20"/>
              </w:rPr>
              <w:t>b</w:t>
            </w:r>
            <w:r w:rsidR="0030048C">
              <w:rPr>
                <w:sz w:val="20"/>
                <w:szCs w:val="20"/>
              </w:rPr>
              <w:t>)</w:t>
            </w:r>
            <w:r w:rsidRPr="00324ED8">
              <w:rPr>
                <w:sz w:val="20"/>
                <w:szCs w:val="20"/>
              </w:rPr>
              <w:t xml:space="preserve"> nome commerciale del gas punzonato sull'ogiva a tutte lettere o abbreviato, quando esso sia molto lungo; </w:t>
            </w:r>
          </w:p>
          <w:p w14:paraId="298869A4" w14:textId="77777777" w:rsidR="00A51B84" w:rsidRDefault="00987970" w:rsidP="00A51B84">
            <w:pPr>
              <w:pStyle w:val="Paragrafoelenco"/>
              <w:suppressAutoHyphens w:val="0"/>
              <w:autoSpaceDN/>
              <w:jc w:val="both"/>
              <w:textAlignment w:val="auto"/>
              <w:rPr>
                <w:sz w:val="20"/>
                <w:szCs w:val="20"/>
              </w:rPr>
            </w:pPr>
            <w:r w:rsidRPr="00324ED8">
              <w:rPr>
                <w:sz w:val="20"/>
                <w:szCs w:val="20"/>
              </w:rPr>
              <w:t>c</w:t>
            </w:r>
            <w:r w:rsidR="0030048C">
              <w:rPr>
                <w:sz w:val="20"/>
                <w:szCs w:val="20"/>
              </w:rPr>
              <w:t>)</w:t>
            </w:r>
            <w:r w:rsidRPr="00324ED8">
              <w:rPr>
                <w:sz w:val="20"/>
                <w:szCs w:val="20"/>
              </w:rPr>
              <w:t xml:space="preserve"> scritte indelebili, etichette autoadesive, decalcomanie poste sul corpo della bombola, oppure cartellini di identificazione attaccati alla valvola od al cappellotto di protezione; </w:t>
            </w:r>
          </w:p>
          <w:p w14:paraId="357D6CA9" w14:textId="77777777" w:rsidR="00A51B84" w:rsidRDefault="00987970" w:rsidP="00A51B84">
            <w:pPr>
              <w:pStyle w:val="Paragrafoelenco"/>
              <w:suppressAutoHyphens w:val="0"/>
              <w:autoSpaceDN/>
              <w:jc w:val="both"/>
              <w:textAlignment w:val="auto"/>
              <w:rPr>
                <w:sz w:val="20"/>
                <w:szCs w:val="20"/>
              </w:rPr>
            </w:pPr>
            <w:r w:rsidRPr="00324ED8">
              <w:rPr>
                <w:sz w:val="20"/>
                <w:szCs w:val="20"/>
              </w:rPr>
              <w:t>d</w:t>
            </w:r>
            <w:r w:rsidR="0030048C">
              <w:rPr>
                <w:sz w:val="20"/>
                <w:szCs w:val="20"/>
              </w:rPr>
              <w:t>)</w:t>
            </w:r>
            <w:r w:rsidRPr="00324ED8">
              <w:rPr>
                <w:sz w:val="20"/>
                <w:szCs w:val="20"/>
              </w:rPr>
              <w:t xml:space="preserve"> tipologia del raccordo di uscita della valvola, in accordo alle normative di legge; </w:t>
            </w:r>
          </w:p>
          <w:p w14:paraId="68D160D1" w14:textId="2C9A4608" w:rsidR="00987970" w:rsidRPr="00324ED8" w:rsidRDefault="00987970" w:rsidP="00A51B84">
            <w:pPr>
              <w:pStyle w:val="Paragrafoelenco"/>
              <w:suppressAutoHyphens w:val="0"/>
              <w:autoSpaceDN/>
              <w:jc w:val="both"/>
              <w:textAlignment w:val="auto"/>
              <w:rPr>
                <w:sz w:val="20"/>
                <w:szCs w:val="20"/>
              </w:rPr>
            </w:pPr>
            <w:r w:rsidRPr="00324ED8">
              <w:rPr>
                <w:sz w:val="20"/>
                <w:szCs w:val="20"/>
              </w:rPr>
              <w:t>e</w:t>
            </w:r>
            <w:r w:rsidR="0030048C">
              <w:rPr>
                <w:sz w:val="20"/>
                <w:szCs w:val="20"/>
              </w:rPr>
              <w:t>)</w:t>
            </w:r>
            <w:r w:rsidRPr="00324ED8">
              <w:rPr>
                <w:sz w:val="20"/>
                <w:szCs w:val="20"/>
              </w:rPr>
              <w:t xml:space="preserve"> tipologie e caratteristiche dei recipienti. </w:t>
            </w:r>
          </w:p>
          <w:p w14:paraId="5699D4FB" w14:textId="77777777" w:rsidR="00A51B84" w:rsidRDefault="0030048C" w:rsidP="00987970">
            <w:pPr>
              <w:pStyle w:val="Paragrafoelenco"/>
              <w:numPr>
                <w:ilvl w:val="0"/>
                <w:numId w:val="16"/>
              </w:numPr>
              <w:suppressAutoHyphens w:val="0"/>
              <w:autoSpaceDN/>
              <w:jc w:val="both"/>
              <w:textAlignment w:val="auto"/>
              <w:rPr>
                <w:sz w:val="20"/>
                <w:szCs w:val="20"/>
              </w:rPr>
            </w:pPr>
            <w:r>
              <w:rPr>
                <w:noProof/>
              </w:rPr>
              <w:drawing>
                <wp:anchor distT="0" distB="0" distL="114300" distR="114300" simplePos="0" relativeHeight="251664384" behindDoc="0" locked="0" layoutInCell="1" allowOverlap="1" wp14:anchorId="5979CC1A" wp14:editId="3097D8F6">
                  <wp:simplePos x="3552825" y="8620125"/>
                  <wp:positionH relativeFrom="margin">
                    <wp:posOffset>2915920</wp:posOffset>
                  </wp:positionH>
                  <wp:positionV relativeFrom="margin">
                    <wp:posOffset>6052185</wp:posOffset>
                  </wp:positionV>
                  <wp:extent cx="1617980" cy="1133475"/>
                  <wp:effectExtent l="0" t="0" r="1270" b="9525"/>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798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7970" w:rsidRPr="00A51B84">
              <w:rPr>
                <w:sz w:val="20"/>
                <w:szCs w:val="20"/>
              </w:rPr>
              <w:t xml:space="preserve">Durante l’uso le bombole devono essere tenute in posizione verticale. Prima di utilizzare una bombola è necessario assicurarla alla parete, ad un palco o ad un qualsiasi supporto solido, mediante catenelle o con altri arresti efficaci, salvo che la forma della bombola ne assicuri la stabilità. Una volta assicurato la bombola si può togliere il cappellotto di protezione alla valvola. </w:t>
            </w:r>
            <w:r w:rsidRPr="00A51B84">
              <w:rPr>
                <w:sz w:val="20"/>
                <w:szCs w:val="20"/>
              </w:rPr>
              <w:t xml:space="preserve"> </w:t>
            </w:r>
          </w:p>
          <w:p w14:paraId="0DA798A8" w14:textId="0E11A955" w:rsidR="00987970" w:rsidRP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Le bombole devono essere protette contro qualsiasi tipo di manomissione provocato da personale non autorizzato. </w:t>
            </w:r>
          </w:p>
          <w:p w14:paraId="36FD1D20" w14:textId="77777777" w:rsidR="00A51B84" w:rsidRDefault="00987970" w:rsidP="00A51B84">
            <w:pPr>
              <w:pStyle w:val="Paragrafoelenco"/>
              <w:numPr>
                <w:ilvl w:val="0"/>
                <w:numId w:val="16"/>
              </w:numPr>
              <w:suppressAutoHyphens w:val="0"/>
              <w:autoSpaceDN/>
              <w:jc w:val="both"/>
              <w:textAlignment w:val="auto"/>
              <w:rPr>
                <w:sz w:val="20"/>
                <w:szCs w:val="20"/>
              </w:rPr>
            </w:pPr>
            <w:r w:rsidRPr="00A51B84">
              <w:rPr>
                <w:sz w:val="20"/>
                <w:szCs w:val="20"/>
              </w:rPr>
              <w:lastRenderedPageBreak/>
              <w:t xml:space="preserve">Le valvole delle bombole devono essere sempre tenute chiuse, tranne quando la bombola è in utilizzo. L'apertura delle valvole delle bombole a pressione deve avvenire gradualmente e lentamente. Si ricorda che la sequenza da seguire nell’apertura delle valvole è la seguente: </w:t>
            </w:r>
          </w:p>
          <w:p w14:paraId="36AF26C8" w14:textId="77777777" w:rsidR="00A51B84" w:rsidRDefault="00987970" w:rsidP="00A51B84">
            <w:pPr>
              <w:pStyle w:val="Paragrafoelenco"/>
              <w:suppressAutoHyphens w:val="0"/>
              <w:autoSpaceDN/>
              <w:jc w:val="both"/>
              <w:textAlignment w:val="auto"/>
              <w:rPr>
                <w:sz w:val="20"/>
                <w:szCs w:val="20"/>
              </w:rPr>
            </w:pPr>
            <w:r w:rsidRPr="00A51B84">
              <w:rPr>
                <w:sz w:val="20"/>
                <w:szCs w:val="20"/>
              </w:rPr>
              <w:t xml:space="preserve">1. aprire in senso </w:t>
            </w:r>
            <w:proofErr w:type="gramStart"/>
            <w:r w:rsidRPr="00A51B84">
              <w:rPr>
                <w:sz w:val="20"/>
                <w:szCs w:val="20"/>
              </w:rPr>
              <w:t>anti-orario</w:t>
            </w:r>
            <w:proofErr w:type="gramEnd"/>
            <w:r w:rsidRPr="00A51B84">
              <w:rPr>
                <w:sz w:val="20"/>
                <w:szCs w:val="20"/>
              </w:rPr>
              <w:t xml:space="preserve"> la valvola posta sulla bombola; </w:t>
            </w:r>
          </w:p>
          <w:p w14:paraId="3687BFF3" w14:textId="77777777" w:rsidR="00A51B84" w:rsidRDefault="00987970" w:rsidP="00A51B84">
            <w:pPr>
              <w:pStyle w:val="Paragrafoelenco"/>
              <w:suppressAutoHyphens w:val="0"/>
              <w:autoSpaceDN/>
              <w:jc w:val="both"/>
              <w:textAlignment w:val="auto"/>
              <w:rPr>
                <w:sz w:val="20"/>
                <w:szCs w:val="20"/>
              </w:rPr>
            </w:pPr>
            <w:r w:rsidRPr="00324ED8">
              <w:rPr>
                <w:sz w:val="20"/>
                <w:szCs w:val="20"/>
              </w:rPr>
              <w:t xml:space="preserve">2. aprire in senso orario la valvola a spillo del riduttore; </w:t>
            </w:r>
          </w:p>
          <w:p w14:paraId="75A34273" w14:textId="6A50BDA1" w:rsidR="00987970" w:rsidRPr="00324ED8" w:rsidRDefault="00987970" w:rsidP="00A51B84">
            <w:pPr>
              <w:pStyle w:val="Paragrafoelenco"/>
              <w:suppressAutoHyphens w:val="0"/>
              <w:autoSpaceDN/>
              <w:jc w:val="both"/>
              <w:textAlignment w:val="auto"/>
              <w:rPr>
                <w:sz w:val="20"/>
                <w:szCs w:val="20"/>
              </w:rPr>
            </w:pPr>
            <w:r w:rsidRPr="00324ED8">
              <w:rPr>
                <w:sz w:val="20"/>
                <w:szCs w:val="20"/>
              </w:rPr>
              <w:t xml:space="preserve">3. aprire in senso </w:t>
            </w:r>
            <w:proofErr w:type="gramStart"/>
            <w:r w:rsidRPr="00324ED8">
              <w:rPr>
                <w:sz w:val="20"/>
                <w:szCs w:val="20"/>
              </w:rPr>
              <w:t>anti-orario</w:t>
            </w:r>
            <w:proofErr w:type="gramEnd"/>
            <w:r w:rsidRPr="00324ED8">
              <w:rPr>
                <w:sz w:val="20"/>
                <w:szCs w:val="20"/>
              </w:rPr>
              <w:t xml:space="preserve"> la manopola di regolazione della pressione. </w:t>
            </w:r>
          </w:p>
          <w:p w14:paraId="13393A1B" w14:textId="56A6D00F" w:rsidR="00987970" w:rsidRPr="00A51B84" w:rsidRDefault="00987970" w:rsidP="00A51B84">
            <w:pPr>
              <w:pStyle w:val="Paragrafoelenco"/>
              <w:numPr>
                <w:ilvl w:val="0"/>
                <w:numId w:val="16"/>
              </w:numPr>
              <w:suppressAutoHyphens w:val="0"/>
              <w:autoSpaceDN/>
              <w:jc w:val="both"/>
              <w:textAlignment w:val="auto"/>
              <w:rPr>
                <w:sz w:val="20"/>
                <w:szCs w:val="20"/>
              </w:rPr>
            </w:pPr>
            <w:r w:rsidRPr="00A51B84">
              <w:rPr>
                <w:sz w:val="20"/>
                <w:szCs w:val="20"/>
              </w:rPr>
              <w:t>Prima di restituire una bombola vuota, l'utilizzatore deve assicurarsi che la valvola sia ben chiusa, quindi avvitare l'eventuale tappo cieco sul bocchello della valvola ed infine rimettere il cappellotto di protezione. Si consiglia di lasciare sempre una leggera pressione positiva all'interno della bombola.</w:t>
            </w:r>
          </w:p>
          <w:p w14:paraId="1576C8E5" w14:textId="77777777" w:rsidR="00987970" w:rsidRPr="00A51B84" w:rsidRDefault="00987970" w:rsidP="00987970">
            <w:pPr>
              <w:suppressAutoHyphens w:val="0"/>
              <w:autoSpaceDN/>
              <w:jc w:val="both"/>
              <w:textAlignment w:val="auto"/>
              <w:rPr>
                <w:sz w:val="20"/>
                <w:szCs w:val="20"/>
                <w:u w:val="single"/>
              </w:rPr>
            </w:pPr>
          </w:p>
          <w:p w14:paraId="0905BDAE" w14:textId="77777777" w:rsidR="00987970" w:rsidRPr="00A51B84" w:rsidRDefault="00987970" w:rsidP="00987970">
            <w:pPr>
              <w:suppressAutoHyphens w:val="0"/>
              <w:autoSpaceDN/>
              <w:jc w:val="both"/>
              <w:textAlignment w:val="auto"/>
              <w:rPr>
                <w:b/>
                <w:sz w:val="20"/>
                <w:szCs w:val="20"/>
                <w:u w:val="single"/>
              </w:rPr>
            </w:pPr>
            <w:r w:rsidRPr="00A51B84">
              <w:rPr>
                <w:b/>
                <w:sz w:val="20"/>
                <w:szCs w:val="20"/>
                <w:u w:val="single"/>
              </w:rPr>
              <w:t xml:space="preserve">Cose da non fare </w:t>
            </w:r>
          </w:p>
          <w:p w14:paraId="165178AB"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Le bombole contenenti gas non devono essere esposte all'azione diretta dei raggi del sole, né tenute vicino a sorgenti di calore o comunque in ambienti in cui la temperatura possa raggiungere o superare i 50°C. </w:t>
            </w:r>
          </w:p>
          <w:p w14:paraId="524D2C6D"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Le bombole non devono mai essere collocate dove potrebbero diventare parte di un circuito elettrico. </w:t>
            </w:r>
          </w:p>
          <w:p w14:paraId="3061EE22"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Le bombole non devono mai essere riscaldate a temperatura superiore ai 50ºC. È assolutamente vietato portare una fiamma al diretto contatto con la bombola. </w:t>
            </w:r>
          </w:p>
          <w:p w14:paraId="661816D2"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Le bombole non devono essere raffreddate artificialmente a temperature molto basse (molti tipi di acciaio perdono duttilità e infragiliscono a bassa temperatura). </w:t>
            </w:r>
          </w:p>
          <w:p w14:paraId="44439208"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Le bombole non devono essere usate come rullo, incudine, sostegno o per qualsiasi altro scopo che non sia quello di contenere il gas per il quale sono state costruite e collaudate. </w:t>
            </w:r>
          </w:p>
          <w:p w14:paraId="31B126FD"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L'utilizzatore non deve cancellare o rendere illeggibili le scritte, né asportare le etichette, le decalcomanie, I cartellini applicati sulle bombole dal fornitore per l'identificazione del gas contenuto. </w:t>
            </w:r>
          </w:p>
          <w:p w14:paraId="2443273C"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L'utilizzatore non deve cambiare, modificare, manomettere, tappare i dispositivi di sicurezza eventualmente presenti, né in caso di perdite di gas, eseguire riparazioni sulle bombole piene e sulle valvole. </w:t>
            </w:r>
          </w:p>
          <w:p w14:paraId="4229E60A" w14:textId="77777777" w:rsid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Non usare mai chiavi od altri attrezzi per aprire o chiudere valvole munite di volantino. Per le valvole dure ad aprirsi o grippate per motivi di corrosione, contattare il fornitore per istruzioni. </w:t>
            </w:r>
          </w:p>
          <w:p w14:paraId="3EE87C17" w14:textId="426F47FF" w:rsidR="00987970" w:rsidRPr="00A51B84" w:rsidRDefault="00987970" w:rsidP="00987970">
            <w:pPr>
              <w:pStyle w:val="Paragrafoelenco"/>
              <w:numPr>
                <w:ilvl w:val="0"/>
                <w:numId w:val="16"/>
              </w:numPr>
              <w:suppressAutoHyphens w:val="0"/>
              <w:autoSpaceDN/>
              <w:jc w:val="both"/>
              <w:textAlignment w:val="auto"/>
              <w:rPr>
                <w:sz w:val="20"/>
                <w:szCs w:val="20"/>
              </w:rPr>
            </w:pPr>
            <w:r w:rsidRPr="00A51B84">
              <w:rPr>
                <w:sz w:val="20"/>
                <w:szCs w:val="20"/>
              </w:rPr>
              <w:t xml:space="preserve">La lubrificazione delle valvole non è necessaria. </w:t>
            </w:r>
          </w:p>
          <w:p w14:paraId="77ED5A5D" w14:textId="77777777" w:rsidR="00987970" w:rsidRPr="00324ED8" w:rsidRDefault="00987970" w:rsidP="00987970">
            <w:pPr>
              <w:suppressAutoHyphens w:val="0"/>
              <w:autoSpaceDN/>
              <w:jc w:val="both"/>
              <w:textAlignment w:val="auto"/>
              <w:rPr>
                <w:sz w:val="20"/>
                <w:szCs w:val="20"/>
              </w:rPr>
            </w:pPr>
          </w:p>
          <w:p w14:paraId="67B0A415" w14:textId="77777777" w:rsidR="003B63B9" w:rsidRPr="00324ED8" w:rsidRDefault="003B63B9" w:rsidP="00987970">
            <w:pPr>
              <w:suppressAutoHyphens w:val="0"/>
              <w:autoSpaceDN/>
              <w:jc w:val="both"/>
              <w:textAlignment w:val="auto"/>
              <w:rPr>
                <w:b/>
                <w:sz w:val="20"/>
                <w:szCs w:val="20"/>
              </w:rPr>
            </w:pPr>
            <w:r w:rsidRPr="00324ED8">
              <w:rPr>
                <w:b/>
                <w:sz w:val="20"/>
                <w:szCs w:val="20"/>
              </w:rPr>
              <w:t>STOCCAGGIO E DEPOSITO DELLE BOMBOLE</w:t>
            </w:r>
          </w:p>
          <w:p w14:paraId="64EF30A2" w14:textId="77777777" w:rsidR="00A51B84" w:rsidRDefault="003B63B9" w:rsidP="003B63B9">
            <w:pPr>
              <w:pStyle w:val="Paragrafoelenco"/>
              <w:numPr>
                <w:ilvl w:val="0"/>
                <w:numId w:val="17"/>
              </w:numPr>
              <w:suppressAutoHyphens w:val="0"/>
              <w:autoSpaceDN/>
              <w:jc w:val="both"/>
              <w:textAlignment w:val="auto"/>
              <w:rPr>
                <w:sz w:val="20"/>
                <w:szCs w:val="20"/>
              </w:rPr>
            </w:pPr>
            <w:r w:rsidRPr="00A51B84">
              <w:rPr>
                <w:sz w:val="20"/>
                <w:szCs w:val="20"/>
              </w:rPr>
              <w:t>I contenitori non devono essere stoccati in condizioni che possano favorire la</w:t>
            </w:r>
            <w:r w:rsidR="0030048C" w:rsidRPr="00A51B84">
              <w:rPr>
                <w:sz w:val="20"/>
                <w:szCs w:val="20"/>
              </w:rPr>
              <w:t xml:space="preserve"> </w:t>
            </w:r>
            <w:r w:rsidRPr="00A51B84">
              <w:rPr>
                <w:sz w:val="20"/>
                <w:szCs w:val="20"/>
              </w:rPr>
              <w:t>corrosione.</w:t>
            </w:r>
          </w:p>
          <w:p w14:paraId="665B0A8E" w14:textId="77777777" w:rsidR="00A51B84" w:rsidRDefault="00A51B84" w:rsidP="00324ED8">
            <w:pPr>
              <w:pStyle w:val="Paragrafoelenco"/>
              <w:numPr>
                <w:ilvl w:val="0"/>
                <w:numId w:val="17"/>
              </w:numPr>
              <w:suppressAutoHyphens w:val="0"/>
              <w:autoSpaceDN/>
              <w:jc w:val="both"/>
              <w:textAlignment w:val="auto"/>
              <w:rPr>
                <w:sz w:val="20"/>
                <w:szCs w:val="20"/>
              </w:rPr>
            </w:pPr>
            <w:r>
              <w:rPr>
                <w:sz w:val="20"/>
                <w:szCs w:val="20"/>
              </w:rPr>
              <w:t xml:space="preserve">I </w:t>
            </w:r>
            <w:r w:rsidR="003B63B9" w:rsidRPr="00A51B84">
              <w:rPr>
                <w:sz w:val="20"/>
                <w:szCs w:val="20"/>
              </w:rPr>
              <w:t>contenitori stoccati dovrebbero essere periodicamente controllati per</w:t>
            </w:r>
            <w:r w:rsidR="0030048C" w:rsidRPr="00A51B84">
              <w:rPr>
                <w:sz w:val="20"/>
                <w:szCs w:val="20"/>
              </w:rPr>
              <w:t xml:space="preserve"> </w:t>
            </w:r>
            <w:r w:rsidR="003B63B9" w:rsidRPr="00A51B84">
              <w:rPr>
                <w:sz w:val="20"/>
                <w:szCs w:val="20"/>
              </w:rPr>
              <w:t>valutare le condizioni generali e le perdite.</w:t>
            </w:r>
          </w:p>
          <w:p w14:paraId="1D8387E7" w14:textId="77777777" w:rsidR="00A51B84" w:rsidRDefault="003B63B9" w:rsidP="00324ED8">
            <w:pPr>
              <w:pStyle w:val="Paragrafoelenco"/>
              <w:numPr>
                <w:ilvl w:val="0"/>
                <w:numId w:val="17"/>
              </w:numPr>
              <w:suppressAutoHyphens w:val="0"/>
              <w:autoSpaceDN/>
              <w:jc w:val="both"/>
              <w:textAlignment w:val="auto"/>
              <w:rPr>
                <w:sz w:val="20"/>
                <w:szCs w:val="20"/>
              </w:rPr>
            </w:pPr>
            <w:r w:rsidRPr="00A51B84">
              <w:rPr>
                <w:sz w:val="20"/>
                <w:szCs w:val="20"/>
              </w:rPr>
              <w:t>Le protezioni o i cappellotti delle</w:t>
            </w:r>
            <w:r w:rsidR="00324ED8" w:rsidRPr="00A51B84">
              <w:rPr>
                <w:sz w:val="20"/>
                <w:szCs w:val="20"/>
              </w:rPr>
              <w:t xml:space="preserve"> </w:t>
            </w:r>
            <w:r w:rsidRPr="00A51B84">
              <w:rPr>
                <w:sz w:val="20"/>
                <w:szCs w:val="20"/>
              </w:rPr>
              <w:t>valvole dei contenitori devono essere al loro posto</w:t>
            </w:r>
          </w:p>
          <w:p w14:paraId="322233DC" w14:textId="77777777" w:rsidR="00A51B84" w:rsidRDefault="00324ED8" w:rsidP="00324ED8">
            <w:pPr>
              <w:pStyle w:val="Paragrafoelenco"/>
              <w:numPr>
                <w:ilvl w:val="0"/>
                <w:numId w:val="17"/>
              </w:numPr>
              <w:suppressAutoHyphens w:val="0"/>
              <w:autoSpaceDN/>
              <w:jc w:val="both"/>
              <w:textAlignment w:val="auto"/>
              <w:rPr>
                <w:sz w:val="20"/>
                <w:szCs w:val="20"/>
              </w:rPr>
            </w:pPr>
            <w:r w:rsidRPr="00A51B84">
              <w:rPr>
                <w:sz w:val="20"/>
                <w:szCs w:val="20"/>
              </w:rPr>
              <w:t>Conservare i contenitori in locali liberi da rischi di incendio e lontani da sorgenti di calore e di ignizione</w:t>
            </w:r>
          </w:p>
          <w:p w14:paraId="382AB4C2" w14:textId="014794C0" w:rsidR="00324ED8" w:rsidRPr="00A51B84" w:rsidRDefault="00324ED8" w:rsidP="00324ED8">
            <w:pPr>
              <w:pStyle w:val="Paragrafoelenco"/>
              <w:numPr>
                <w:ilvl w:val="0"/>
                <w:numId w:val="17"/>
              </w:numPr>
              <w:suppressAutoHyphens w:val="0"/>
              <w:autoSpaceDN/>
              <w:jc w:val="both"/>
              <w:textAlignment w:val="auto"/>
              <w:rPr>
                <w:sz w:val="20"/>
                <w:szCs w:val="20"/>
              </w:rPr>
            </w:pPr>
            <w:r w:rsidRPr="00A51B84">
              <w:rPr>
                <w:sz w:val="20"/>
                <w:szCs w:val="20"/>
              </w:rPr>
              <w:t>Tenere lontano da sostanze combustibili</w:t>
            </w:r>
          </w:p>
        </w:tc>
      </w:tr>
      <w:tr w:rsidR="00F37AA9" w:rsidRPr="00212644" w14:paraId="1AA9C51A" w14:textId="77777777" w:rsidTr="00A22AEB">
        <w:trPr>
          <w:trHeight w:val="915"/>
        </w:trPr>
        <w:tc>
          <w:tcPr>
            <w:tcW w:w="2485" w:type="dxa"/>
            <w:tcBorders>
              <w:top w:val="single" w:sz="4" w:space="0" w:color="auto"/>
              <w:left w:val="single" w:sz="4" w:space="0" w:color="auto"/>
              <w:bottom w:val="single" w:sz="4" w:space="0" w:color="auto"/>
            </w:tcBorders>
            <w:vAlign w:val="center"/>
          </w:tcPr>
          <w:p w14:paraId="1EF7E2E7" w14:textId="77777777" w:rsidR="00F37AA9" w:rsidRPr="006C1934" w:rsidRDefault="00F37AA9" w:rsidP="00A22AEB">
            <w:pPr>
              <w:rPr>
                <w:b/>
              </w:rPr>
            </w:pPr>
            <w:r>
              <w:rPr>
                <w:b/>
              </w:rPr>
              <w:lastRenderedPageBreak/>
              <w:t>Segnaletica</w:t>
            </w:r>
          </w:p>
        </w:tc>
        <w:tc>
          <w:tcPr>
            <w:tcW w:w="7534" w:type="dxa"/>
            <w:tcBorders>
              <w:top w:val="single" w:sz="4" w:space="0" w:color="auto"/>
              <w:bottom w:val="single" w:sz="4" w:space="0" w:color="auto"/>
              <w:right w:val="single" w:sz="4" w:space="0" w:color="auto"/>
            </w:tcBorders>
            <w:shd w:val="clear" w:color="auto" w:fill="auto"/>
            <w:vAlign w:val="center"/>
          </w:tcPr>
          <w:p w14:paraId="26C8719D" w14:textId="77777777" w:rsidR="00F37AA9" w:rsidRDefault="00324ED8" w:rsidP="00A22AEB">
            <w:ins w:id="1" w:author="Lionel" w:date="2019-02-05T10:21:00Z">
              <w:r w:rsidRPr="00401FE2">
                <w:rPr>
                  <w:noProof/>
                </w:rPr>
                <w:drawing>
                  <wp:anchor distT="0" distB="0" distL="114300" distR="114300" simplePos="0" relativeHeight="251662336" behindDoc="0" locked="0" layoutInCell="1" allowOverlap="1" wp14:anchorId="4C6B3533" wp14:editId="47E4CB94">
                    <wp:simplePos x="0" y="0"/>
                    <wp:positionH relativeFrom="column">
                      <wp:posOffset>1475740</wp:posOffset>
                    </wp:positionH>
                    <wp:positionV relativeFrom="paragraph">
                      <wp:posOffset>11430</wp:posOffset>
                    </wp:positionV>
                    <wp:extent cx="1310005" cy="467995"/>
                    <wp:effectExtent l="0" t="0" r="4445" b="8255"/>
                    <wp:wrapSquare wrapText="bothSides"/>
                    <wp:docPr id="69" name="Immagine 15"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831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000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ins w:id="2" w:author="Lionel" w:date="2019-02-04T17:45:00Z">
              <w:r w:rsidR="00F37AA9">
                <w:rPr>
                  <w:noProof/>
                </w:rPr>
                <w:drawing>
                  <wp:anchor distT="0" distB="0" distL="114300" distR="114300" simplePos="0" relativeHeight="251659264" behindDoc="1" locked="0" layoutInCell="1" allowOverlap="1" wp14:anchorId="2F62D5BE" wp14:editId="7DAE9FDA">
                    <wp:simplePos x="0" y="0"/>
                    <wp:positionH relativeFrom="column">
                      <wp:posOffset>-43180</wp:posOffset>
                    </wp:positionH>
                    <wp:positionV relativeFrom="paragraph">
                      <wp:posOffset>8255</wp:posOffset>
                    </wp:positionV>
                    <wp:extent cx="1313815" cy="467995"/>
                    <wp:effectExtent l="0" t="0" r="0" b="0"/>
                    <wp:wrapNone/>
                    <wp:docPr id="68" name="Immagine 68"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E1709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72BB68A0" w14:textId="77777777" w:rsidR="00F37AA9" w:rsidRPr="00671D56" w:rsidRDefault="00F37AA9" w:rsidP="00A22AEB"/>
        </w:tc>
      </w:tr>
      <w:tr w:rsidR="00F37AA9" w:rsidRPr="00363F34" w14:paraId="715D9722" w14:textId="77777777" w:rsidTr="00A51B84">
        <w:trPr>
          <w:trHeight w:val="1003"/>
        </w:trPr>
        <w:tc>
          <w:tcPr>
            <w:tcW w:w="2485" w:type="dxa"/>
            <w:tcBorders>
              <w:top w:val="single" w:sz="4" w:space="0" w:color="auto"/>
              <w:left w:val="single" w:sz="4" w:space="0" w:color="auto"/>
              <w:bottom w:val="single" w:sz="4" w:space="0" w:color="auto"/>
            </w:tcBorders>
            <w:vAlign w:val="center"/>
          </w:tcPr>
          <w:p w14:paraId="7DFB3D66" w14:textId="77777777" w:rsidR="00F37AA9" w:rsidRDefault="00F37AA9" w:rsidP="00A22AEB">
            <w:pPr>
              <w:rPr>
                <w:b/>
              </w:rPr>
            </w:pPr>
            <w:r>
              <w:rPr>
                <w:b/>
              </w:rPr>
              <w:t>DPI</w:t>
            </w:r>
          </w:p>
        </w:tc>
        <w:tc>
          <w:tcPr>
            <w:tcW w:w="7534" w:type="dxa"/>
            <w:tcBorders>
              <w:top w:val="single" w:sz="4" w:space="0" w:color="auto"/>
              <w:bottom w:val="single" w:sz="4" w:space="0" w:color="auto"/>
              <w:right w:val="single" w:sz="4" w:space="0" w:color="auto"/>
            </w:tcBorders>
            <w:shd w:val="clear" w:color="auto" w:fill="auto"/>
            <w:vAlign w:val="center"/>
          </w:tcPr>
          <w:p w14:paraId="2A6F72C8" w14:textId="77777777" w:rsidR="00F37AA9" w:rsidRDefault="00F37AA9" w:rsidP="00F37AA9">
            <w:pPr>
              <w:numPr>
                <w:ilvl w:val="0"/>
                <w:numId w:val="1"/>
              </w:numPr>
              <w:suppressAutoHyphens w:val="0"/>
              <w:autoSpaceDN/>
              <w:textAlignment w:val="auto"/>
              <w:rPr>
                <w:noProof/>
                <w:sz w:val="20"/>
                <w:szCs w:val="20"/>
              </w:rPr>
            </w:pPr>
            <w:r w:rsidRPr="00366EC5">
              <w:rPr>
                <w:noProof/>
                <w:sz w:val="20"/>
                <w:szCs w:val="20"/>
              </w:rPr>
              <w:t>Guanti di protezione contro rischi meccanici (EN 388)</w:t>
            </w:r>
            <w:r w:rsidR="00324ED8">
              <w:rPr>
                <w:noProof/>
                <w:sz w:val="20"/>
                <w:szCs w:val="20"/>
              </w:rPr>
              <w:t xml:space="preserve"> durante la movimentazione manuale dei carichi</w:t>
            </w:r>
          </w:p>
          <w:p w14:paraId="10933EE5" w14:textId="77777777" w:rsidR="00F37AA9" w:rsidRPr="007B1FB7" w:rsidRDefault="00F37AA9" w:rsidP="00F37AA9">
            <w:pPr>
              <w:numPr>
                <w:ilvl w:val="0"/>
                <w:numId w:val="1"/>
              </w:numPr>
              <w:suppressAutoHyphens w:val="0"/>
              <w:autoSpaceDN/>
              <w:textAlignment w:val="auto"/>
              <w:rPr>
                <w:noProof/>
                <w:sz w:val="20"/>
                <w:szCs w:val="20"/>
              </w:rPr>
            </w:pPr>
            <w:r w:rsidRPr="007B1FB7">
              <w:rPr>
                <w:noProof/>
                <w:sz w:val="20"/>
                <w:szCs w:val="20"/>
              </w:rPr>
              <w:t>Protezione personale degli occhi (EN 166)</w:t>
            </w:r>
          </w:p>
          <w:p w14:paraId="7BE0A1AB" w14:textId="77777777" w:rsidR="00F37AA9" w:rsidRDefault="00F37AA9" w:rsidP="00F37AA9">
            <w:pPr>
              <w:numPr>
                <w:ilvl w:val="0"/>
                <w:numId w:val="1"/>
              </w:numPr>
              <w:suppressAutoHyphens w:val="0"/>
              <w:autoSpaceDN/>
              <w:textAlignment w:val="auto"/>
              <w:rPr>
                <w:noProof/>
                <w:sz w:val="20"/>
                <w:szCs w:val="20"/>
              </w:rPr>
            </w:pPr>
            <w:r w:rsidRPr="007B1FB7">
              <w:rPr>
                <w:noProof/>
                <w:sz w:val="20"/>
                <w:szCs w:val="20"/>
              </w:rPr>
              <w:t>Scarpa di sicurezza (EN ISO 20345)</w:t>
            </w:r>
            <w:r w:rsidR="00324ED8">
              <w:rPr>
                <w:noProof/>
                <w:sz w:val="20"/>
                <w:szCs w:val="20"/>
              </w:rPr>
              <w:t xml:space="preserve"> durante la movimentazione dei carichi</w:t>
            </w:r>
          </w:p>
          <w:p w14:paraId="6A87A8A4" w14:textId="77777777" w:rsidR="00F37AA9" w:rsidRPr="00363F34" w:rsidRDefault="00F37AA9" w:rsidP="00324ED8">
            <w:pPr>
              <w:suppressAutoHyphens w:val="0"/>
              <w:autoSpaceDN/>
              <w:textAlignment w:val="auto"/>
              <w:rPr>
                <w:noProof/>
              </w:rPr>
            </w:pPr>
          </w:p>
        </w:tc>
      </w:tr>
    </w:tbl>
    <w:p w14:paraId="2E7BE159" w14:textId="77777777" w:rsidR="00F37AA9" w:rsidRDefault="00F37AA9">
      <w:bookmarkStart w:id="3" w:name="_GoBack"/>
      <w:bookmarkEnd w:id="3"/>
    </w:p>
    <w:sectPr w:rsidR="00F37AA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525C4"/>
    <w:multiLevelType w:val="hybridMultilevel"/>
    <w:tmpl w:val="E654E33A"/>
    <w:lvl w:ilvl="0" w:tplc="29EC91C0">
      <w:start w:val="14"/>
      <w:numFmt w:val="bullet"/>
      <w:lvlText w:val="-"/>
      <w:lvlJc w:val="left"/>
      <w:pPr>
        <w:ind w:left="720" w:hanging="360"/>
      </w:pPr>
      <w:rPr>
        <w:rFonts w:ascii="Times New Roman" w:eastAsia="Times New Roman" w:hAnsi="Times New Roman" w:cs="Times New Roman"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3027148"/>
    <w:multiLevelType w:val="hybridMultilevel"/>
    <w:tmpl w:val="4EFC89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7750893"/>
    <w:multiLevelType w:val="hybridMultilevel"/>
    <w:tmpl w:val="4400154E"/>
    <w:lvl w:ilvl="0" w:tplc="4F3AEC64">
      <w:start w:val="3"/>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B766E2"/>
    <w:multiLevelType w:val="hybridMultilevel"/>
    <w:tmpl w:val="618A72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D6E0E18"/>
    <w:multiLevelType w:val="hybridMultilevel"/>
    <w:tmpl w:val="DBFCE6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E9C48DF"/>
    <w:multiLevelType w:val="hybridMultilevel"/>
    <w:tmpl w:val="6F625D70"/>
    <w:lvl w:ilvl="0" w:tplc="AA1682B2">
      <w:start w:val="14"/>
      <w:numFmt w:val="bullet"/>
      <w:lvlText w:val="-"/>
      <w:lvlJc w:val="left"/>
      <w:pPr>
        <w:ind w:left="720" w:hanging="360"/>
      </w:pPr>
      <w:rPr>
        <w:rFonts w:ascii="Times New Roman" w:eastAsia="Times New Roman" w:hAnsi="Times New Roman" w:cs="Times New Roman"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7CF35A8"/>
    <w:multiLevelType w:val="hybridMultilevel"/>
    <w:tmpl w:val="18D02C76"/>
    <w:lvl w:ilvl="0" w:tplc="8D20A48C">
      <w:start w:val="3"/>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C6E0732"/>
    <w:multiLevelType w:val="hybridMultilevel"/>
    <w:tmpl w:val="68BA1A0A"/>
    <w:lvl w:ilvl="0" w:tplc="6C4E7218">
      <w:start w:val="3"/>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30B3EA4"/>
    <w:multiLevelType w:val="hybridMultilevel"/>
    <w:tmpl w:val="C50E5A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E650847"/>
    <w:multiLevelType w:val="hybridMultilevel"/>
    <w:tmpl w:val="6C92AD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0E32AAB"/>
    <w:multiLevelType w:val="hybridMultilevel"/>
    <w:tmpl w:val="5D8E9F98"/>
    <w:lvl w:ilvl="0" w:tplc="B0A8B31A">
      <w:start w:val="14"/>
      <w:numFmt w:val="bullet"/>
      <w:lvlText w:val="-"/>
      <w:lvlJc w:val="left"/>
      <w:pPr>
        <w:ind w:left="720" w:hanging="360"/>
      </w:pPr>
      <w:rPr>
        <w:rFonts w:ascii="Times New Roman" w:eastAsia="Times New Roman" w:hAnsi="Times New Roman" w:cs="Times New Roman"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4804270"/>
    <w:multiLevelType w:val="hybridMultilevel"/>
    <w:tmpl w:val="C98466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B3813FC"/>
    <w:multiLevelType w:val="hybridMultilevel"/>
    <w:tmpl w:val="5C1271AC"/>
    <w:lvl w:ilvl="0" w:tplc="DA6C1498">
      <w:start w:val="14"/>
      <w:numFmt w:val="bullet"/>
      <w:lvlText w:val="-"/>
      <w:lvlJc w:val="left"/>
      <w:pPr>
        <w:ind w:left="720" w:hanging="360"/>
      </w:pPr>
      <w:rPr>
        <w:rFonts w:ascii="Times New Roman" w:eastAsia="Times New Roman" w:hAnsi="Times New Roman" w:cs="Times New Roman"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CFF35ED"/>
    <w:multiLevelType w:val="hybridMultilevel"/>
    <w:tmpl w:val="1B04CAEA"/>
    <w:lvl w:ilvl="0" w:tplc="B66E50AA">
      <w:start w:val="3"/>
      <w:numFmt w:val="bullet"/>
      <w:lvlText w:val="-"/>
      <w:lvlJc w:val="left"/>
      <w:pPr>
        <w:ind w:left="720" w:hanging="360"/>
      </w:pPr>
      <w:rPr>
        <w:rFonts w:ascii="Times New Roman" w:eastAsia="Times New Roman" w:hAnsi="Times New Roman" w:cs="Times New Roman"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2347FD5"/>
    <w:multiLevelType w:val="hybridMultilevel"/>
    <w:tmpl w:val="EBD4C248"/>
    <w:lvl w:ilvl="0" w:tplc="B6741F2A">
      <w:start w:val="3"/>
      <w:numFmt w:val="bullet"/>
      <w:lvlText w:val="-"/>
      <w:lvlJc w:val="left"/>
      <w:pPr>
        <w:ind w:left="720" w:hanging="360"/>
      </w:pPr>
      <w:rPr>
        <w:rFonts w:ascii="Times New Roman" w:eastAsia="Times New Roman" w:hAnsi="Times New Roman" w:cs="Times New Roman"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D742EAC"/>
    <w:multiLevelType w:val="hybridMultilevel"/>
    <w:tmpl w:val="B874C5F0"/>
    <w:lvl w:ilvl="0" w:tplc="AD980C92">
      <w:start w:val="3"/>
      <w:numFmt w:val="bullet"/>
      <w:lvlText w:val="-"/>
      <w:lvlJc w:val="left"/>
      <w:pPr>
        <w:ind w:left="720" w:hanging="360"/>
      </w:pPr>
      <w:rPr>
        <w:rFonts w:ascii="Times New Roman" w:eastAsia="Times New Roman" w:hAnsi="Times New Roman" w:cs="Times New Roman"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5"/>
  </w:num>
  <w:num w:numId="4">
    <w:abstractNumId w:val="0"/>
  </w:num>
  <w:num w:numId="5">
    <w:abstractNumId w:val="6"/>
  </w:num>
  <w:num w:numId="6">
    <w:abstractNumId w:val="11"/>
  </w:num>
  <w:num w:numId="7">
    <w:abstractNumId w:val="13"/>
  </w:num>
  <w:num w:numId="8">
    <w:abstractNumId w:val="16"/>
  </w:num>
  <w:num w:numId="9">
    <w:abstractNumId w:val="15"/>
  </w:num>
  <w:num w:numId="10">
    <w:abstractNumId w:val="14"/>
  </w:num>
  <w:num w:numId="11">
    <w:abstractNumId w:val="8"/>
  </w:num>
  <w:num w:numId="12">
    <w:abstractNumId w:val="7"/>
  </w:num>
  <w:num w:numId="13">
    <w:abstractNumId w:val="3"/>
  </w:num>
  <w:num w:numId="14">
    <w:abstractNumId w:val="4"/>
  </w:num>
  <w:num w:numId="15">
    <w:abstractNumId w:val="2"/>
  </w:num>
  <w:num w:numId="16">
    <w:abstractNumId w:val="12"/>
  </w:num>
  <w:num w:numId="1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7AA9"/>
    <w:rsid w:val="00187ABE"/>
    <w:rsid w:val="0030048C"/>
    <w:rsid w:val="00324ED8"/>
    <w:rsid w:val="003B63B9"/>
    <w:rsid w:val="005D53A3"/>
    <w:rsid w:val="007D3734"/>
    <w:rsid w:val="00987970"/>
    <w:rsid w:val="00A51B84"/>
    <w:rsid w:val="00DA2332"/>
    <w:rsid w:val="00F37AA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7DA8"/>
  <w15:docId w15:val="{2F6A1E6B-97C8-4D0B-85AD-4022AD39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rsid w:val="00F37AA9"/>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F37AA9"/>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F37AA9"/>
    <w:rPr>
      <w:rFonts w:ascii="Times New Roman" w:eastAsia="Times New Roman" w:hAnsi="Times New Roman" w:cs="Arial"/>
      <w:b/>
      <w:bCs/>
      <w:color w:val="0000FF"/>
      <w:sz w:val="24"/>
      <w:szCs w:val="24"/>
      <w:lang w:eastAsia="it-IT"/>
    </w:rPr>
  </w:style>
  <w:style w:type="paragraph" w:styleId="Paragrafoelenco">
    <w:name w:val="List Paragraph"/>
    <w:basedOn w:val="Normale"/>
    <w:rsid w:val="00F37AA9"/>
    <w:pPr>
      <w:ind w:left="720"/>
    </w:pPr>
  </w:style>
  <w:style w:type="paragraph" w:styleId="Testofumetto">
    <w:name w:val="Balloon Text"/>
    <w:basedOn w:val="Normale"/>
    <w:link w:val="TestofumettoCarattere"/>
    <w:uiPriority w:val="99"/>
    <w:semiHidden/>
    <w:unhideWhenUsed/>
    <w:rsid w:val="0030048C"/>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0048C"/>
    <w:rPr>
      <w:rFonts w:ascii="Tahoma" w:eastAsia="Times New Roman" w:hAnsi="Tahoma" w:cs="Tahoma"/>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872</Words>
  <Characters>4974</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Veronica Casalanguida</cp:lastModifiedBy>
  <cp:revision>6</cp:revision>
  <dcterms:created xsi:type="dcterms:W3CDTF">2019-07-26T14:26:00Z</dcterms:created>
  <dcterms:modified xsi:type="dcterms:W3CDTF">2019-09-02T13:38:00Z</dcterms:modified>
</cp:coreProperties>
</file>