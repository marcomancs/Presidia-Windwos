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F003B" w:rsidRPr="00FE26E4" w:rsidTr="007A039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003B" w:rsidRPr="00FE26E4" w:rsidRDefault="008F003B" w:rsidP="007A0394">
            <w:pPr>
              <w:pStyle w:val="Titolo3"/>
            </w:pPr>
            <w:bookmarkStart w:id="0" w:name="_Toc11315304"/>
            <w:r>
              <w:t xml:space="preserve">ATTREZZATURE: </w:t>
            </w:r>
            <w:bookmarkEnd w:id="0"/>
            <w:r>
              <w:t xml:space="preserve">SPEZZATRICE </w:t>
            </w:r>
          </w:p>
        </w:tc>
      </w:tr>
      <w:tr w:rsidR="008F003B" w:rsidRPr="005B440D" w:rsidTr="007A039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003B" w:rsidRPr="006C1934" w:rsidRDefault="008F003B" w:rsidP="007A039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03B" w:rsidRDefault="008F003B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8F003B" w:rsidRDefault="008F003B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8F003B" w:rsidRPr="00671D56" w:rsidRDefault="008F003B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8F003B" w:rsidRPr="00D72098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003B" w:rsidRPr="006C1934" w:rsidRDefault="008F003B" w:rsidP="007A039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03B" w:rsidRPr="00AC3990" w:rsidRDefault="008F003B" w:rsidP="007A039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8F003B" w:rsidRPr="00556339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003B" w:rsidRPr="006C1934" w:rsidRDefault="008F003B" w:rsidP="007A039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03B" w:rsidRDefault="008F003B" w:rsidP="007A0394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CESOIAMENTO, STRITOLAMENTO </w:t>
            </w:r>
          </w:p>
          <w:p w:rsidR="008F003B" w:rsidRPr="00AC3990" w:rsidRDefault="008F003B" w:rsidP="007A0394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CONTATTI CON PARTI SOTTO TENSIONE</w:t>
            </w:r>
          </w:p>
        </w:tc>
      </w:tr>
      <w:tr w:rsidR="008F003B" w:rsidRPr="005B440D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003B" w:rsidRPr="006C1934" w:rsidRDefault="008F003B" w:rsidP="007A0394">
            <w:pPr>
              <w:rPr>
                <w:b/>
              </w:rPr>
            </w:pPr>
            <w:bookmarkStart w:id="1" w:name="_GoBack" w:colFirst="1" w:colLast="1"/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Non operare sotto l’influenza di alcool, droghe o medicine che possano alterare le condizioni fisiche.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 xml:space="preserve">Tenere i capelli e le altre parti del corpo ben lontani dalle parti rotanti, cinghie ed ingranaggi. 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Tenere ben pulite ed in ordine le etichette che segnalano un pericolo e quelle con i dati di sicurezza.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per operare con questa macchina è necessario possedere la normale preparazione di un panettiere.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La macchina è destinata a personale qualificato e non deve essere posta in luoghi aperti a tutti. La macchina può essere usata solo per la lavorazione di prodotti di panetteria.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 xml:space="preserve">L’utilizzo della macchina in situazioni e modalità diverse da quelle previste dal costruttore può costituire rischi non prevedibili né quantificabili. </w:t>
            </w:r>
            <w:proofErr w:type="gramStart"/>
            <w:r w:rsidRPr="006804A4">
              <w:rPr>
                <w:sz w:val="20"/>
                <w:szCs w:val="20"/>
              </w:rPr>
              <w:t>In particolare</w:t>
            </w:r>
            <w:proofErr w:type="gramEnd"/>
            <w:r w:rsidRPr="006804A4">
              <w:rPr>
                <w:sz w:val="20"/>
                <w:szCs w:val="20"/>
              </w:rPr>
              <w:t xml:space="preserve"> è assolutamente vietato all’utilizzatore manomettere dispositivi ed organi meccanici, modificare la struttura interna ed esterna della macchina, allentare o svitare bulloni e viti.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I pezzi di pasta che siano eventualmente rimasti attaccati alla macchina non devono essere rimossi con la macchina in movimento</w:t>
            </w:r>
          </w:p>
          <w:p w:rsidR="008F003B" w:rsidRPr="006804A4" w:rsidRDefault="008F003B" w:rsidP="008F003B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Per quanto concerne la sostituzione dei pezzi meccanici deve essere assolutamente effettuata da personale competente</w:t>
            </w:r>
          </w:p>
        </w:tc>
      </w:tr>
      <w:tr w:rsidR="008F003B" w:rsidRPr="00212644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003B" w:rsidRPr="006C1934" w:rsidRDefault="008F003B" w:rsidP="007A0394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03B" w:rsidRPr="006804A4" w:rsidRDefault="008F003B" w:rsidP="007A0394">
            <w:pPr>
              <w:rPr>
                <w:sz w:val="20"/>
                <w:szCs w:val="20"/>
              </w:rPr>
            </w:pPr>
            <w:ins w:id="2" w:author="Lionel" w:date="2019-02-04T17:45:00Z">
              <w:r w:rsidRPr="006804A4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59264" behindDoc="1" locked="0" layoutInCell="1" allowOverlap="1" wp14:anchorId="14AB23DC" wp14:editId="048B59C9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6" name="Immagine 7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8F003B" w:rsidRPr="006804A4" w:rsidRDefault="008F003B" w:rsidP="007A0394">
            <w:pPr>
              <w:rPr>
                <w:sz w:val="20"/>
                <w:szCs w:val="20"/>
              </w:rPr>
            </w:pPr>
            <w:ins w:id="3" w:author="Lionel" w:date="2019-02-05T10:21:00Z">
              <w:r w:rsidRPr="006804A4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2336" behindDoc="0" locked="0" layoutInCell="1" allowOverlap="1" wp14:anchorId="71002399" wp14:editId="2D628B89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8F003B" w:rsidRPr="00363F34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003B" w:rsidRDefault="008F003B" w:rsidP="007A0394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003B" w:rsidRPr="006804A4" w:rsidRDefault="008F003B" w:rsidP="008F003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 xml:space="preserve">Calzature di sicurezza con suola </w:t>
            </w:r>
            <w:proofErr w:type="spellStart"/>
            <w:r w:rsidRPr="006804A4">
              <w:rPr>
                <w:sz w:val="20"/>
                <w:szCs w:val="20"/>
              </w:rPr>
              <w:t>antiperforazione</w:t>
            </w:r>
            <w:proofErr w:type="spellEnd"/>
            <w:r w:rsidRPr="006804A4">
              <w:rPr>
                <w:sz w:val="20"/>
                <w:szCs w:val="20"/>
              </w:rPr>
              <w:t xml:space="preserve"> </w:t>
            </w:r>
          </w:p>
          <w:p w:rsidR="008F003B" w:rsidRPr="006804A4" w:rsidRDefault="008F003B" w:rsidP="008F003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 xml:space="preserve">Guanti </w:t>
            </w:r>
          </w:p>
          <w:p w:rsidR="008F003B" w:rsidRPr="006804A4" w:rsidRDefault="008F003B" w:rsidP="008F003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 xml:space="preserve">Maschera antipolvere </w:t>
            </w:r>
          </w:p>
          <w:p w:rsidR="008F003B" w:rsidRPr="006804A4" w:rsidRDefault="008F003B" w:rsidP="008F003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804A4">
              <w:rPr>
                <w:sz w:val="20"/>
                <w:szCs w:val="20"/>
              </w:rPr>
              <w:t>Indumenti protettivi (tute)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938D5"/>
    <w:multiLevelType w:val="hybridMultilevel"/>
    <w:tmpl w:val="29144D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3B"/>
    <w:rsid w:val="006804A4"/>
    <w:rsid w:val="008F003B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AC0C"/>
  <w15:chartTrackingRefBased/>
  <w15:docId w15:val="{293C18E7-C805-46B6-A348-FDDC2C4C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F003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F003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F003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8F00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2019-06-17T08:47:00Z</dcterms:created>
  <dcterms:modified xsi:type="dcterms:W3CDTF">2019-06-17T09:25:00Z</dcterms:modified>
</cp:coreProperties>
</file>