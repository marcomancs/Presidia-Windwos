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D64996" w:rsidTr="009A4026">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D64996" w:rsidRDefault="00D64996" w:rsidP="009A4026">
            <w:pPr>
              <w:pStyle w:val="Titolo3"/>
              <w:spacing w:line="256" w:lineRule="auto"/>
              <w:rPr>
                <w:lang w:eastAsia="en-US"/>
              </w:rPr>
            </w:pPr>
            <w:bookmarkStart w:id="0" w:name="_Toc11225715"/>
            <w:bookmarkStart w:id="1" w:name="_GoBack" w:colFirst="0" w:colLast="0"/>
            <w:r>
              <w:rPr>
                <w:lang w:eastAsia="en-US"/>
              </w:rPr>
              <w:t xml:space="preserve">ATTREZZATURE: </w:t>
            </w:r>
            <w:bookmarkEnd w:id="0"/>
            <w:r>
              <w:rPr>
                <w:lang w:eastAsia="en-US"/>
              </w:rPr>
              <w:t>TRATTORE CON</w:t>
            </w:r>
            <w:r>
              <w:rPr>
                <w:lang w:eastAsia="en-US"/>
              </w:rPr>
              <w:t xml:space="preserve"> TRINCIATRICE </w:t>
            </w:r>
          </w:p>
        </w:tc>
      </w:tr>
      <w:tr w:rsidR="00D64996" w:rsidTr="009A4026">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D64996" w:rsidRDefault="00D64996" w:rsidP="009A4026">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D64996" w:rsidRDefault="00D64996" w:rsidP="009A4026">
            <w:pPr>
              <w:spacing w:line="256" w:lineRule="auto"/>
              <w:rPr>
                <w:b/>
                <w:sz w:val="20"/>
                <w:szCs w:val="20"/>
                <w:lang w:eastAsia="en-US"/>
              </w:rPr>
            </w:pPr>
            <w:r>
              <w:rPr>
                <w:b/>
                <w:sz w:val="20"/>
                <w:szCs w:val="20"/>
                <w:lang w:eastAsia="en-US"/>
              </w:rPr>
              <w:t>Utilizzo improprio dell’attrezzatura.</w:t>
            </w:r>
          </w:p>
          <w:p w:rsidR="00D64996" w:rsidRDefault="00D64996" w:rsidP="009A4026">
            <w:pPr>
              <w:spacing w:line="256" w:lineRule="auto"/>
              <w:rPr>
                <w:b/>
                <w:sz w:val="20"/>
                <w:szCs w:val="20"/>
                <w:lang w:eastAsia="en-US"/>
              </w:rPr>
            </w:pPr>
            <w:r>
              <w:rPr>
                <w:b/>
                <w:sz w:val="20"/>
                <w:szCs w:val="20"/>
                <w:lang w:eastAsia="en-US"/>
              </w:rPr>
              <w:t>Rischio per incompetenza dell’operatore.</w:t>
            </w:r>
          </w:p>
        </w:tc>
      </w:tr>
      <w:tr w:rsidR="00D64996" w:rsidTr="009A402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D64996" w:rsidRDefault="00D64996" w:rsidP="009A4026">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D64996" w:rsidRDefault="00D64996" w:rsidP="009A4026">
            <w:pPr>
              <w:spacing w:line="256" w:lineRule="auto"/>
              <w:rPr>
                <w:bCs/>
                <w:iCs/>
                <w:sz w:val="20"/>
                <w:szCs w:val="18"/>
                <w:lang w:eastAsia="en-US"/>
              </w:rPr>
            </w:pPr>
            <w:r>
              <w:rPr>
                <w:bCs/>
                <w:iCs/>
                <w:sz w:val="20"/>
                <w:szCs w:val="18"/>
                <w:lang w:eastAsia="en-US"/>
              </w:rPr>
              <w:t>Lavoratori</w:t>
            </w:r>
          </w:p>
        </w:tc>
      </w:tr>
      <w:tr w:rsidR="00D64996" w:rsidTr="009A402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D64996" w:rsidRDefault="00D64996" w:rsidP="009A4026">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D64996" w:rsidRDefault="00D64996" w:rsidP="009A4026">
            <w:pPr>
              <w:spacing w:line="256" w:lineRule="auto"/>
              <w:rPr>
                <w:sz w:val="20"/>
                <w:szCs w:val="20"/>
              </w:rPr>
            </w:pPr>
            <w:r>
              <w:rPr>
                <w:sz w:val="20"/>
                <w:szCs w:val="20"/>
              </w:rPr>
              <w:t xml:space="preserve">CESOIAMENTO E SCHIACCIAMENTO </w:t>
            </w:r>
          </w:p>
          <w:p w:rsidR="00D64996" w:rsidRDefault="00D64996" w:rsidP="009A4026">
            <w:pPr>
              <w:spacing w:line="256" w:lineRule="auto"/>
              <w:rPr>
                <w:sz w:val="20"/>
                <w:szCs w:val="20"/>
              </w:rPr>
            </w:pPr>
            <w:r>
              <w:rPr>
                <w:sz w:val="20"/>
                <w:szCs w:val="20"/>
              </w:rPr>
              <w:t xml:space="preserve">IMPIGLIAMENTO E TRASCINAMENTO </w:t>
            </w:r>
          </w:p>
          <w:p w:rsidR="00D64996" w:rsidRDefault="00D64996" w:rsidP="009A4026">
            <w:pPr>
              <w:spacing w:line="256" w:lineRule="auto"/>
              <w:rPr>
                <w:sz w:val="20"/>
                <w:szCs w:val="18"/>
              </w:rPr>
            </w:pPr>
            <w:r>
              <w:rPr>
                <w:sz w:val="20"/>
                <w:szCs w:val="18"/>
              </w:rPr>
              <w:t xml:space="preserve">INALAZIOE POLVERI, FIBRE, GAS, VAPORI </w:t>
            </w:r>
          </w:p>
          <w:p w:rsidR="00D64996" w:rsidRDefault="00D64996" w:rsidP="009A4026">
            <w:pPr>
              <w:spacing w:line="256" w:lineRule="auto"/>
              <w:rPr>
                <w:sz w:val="20"/>
                <w:szCs w:val="18"/>
              </w:rPr>
            </w:pPr>
            <w:r>
              <w:rPr>
                <w:sz w:val="20"/>
                <w:szCs w:val="18"/>
              </w:rPr>
              <w:t xml:space="preserve">RUMORE </w:t>
            </w:r>
          </w:p>
          <w:p w:rsidR="00D64996" w:rsidRDefault="00D64996" w:rsidP="009A4026">
            <w:pPr>
              <w:spacing w:line="256" w:lineRule="auto"/>
              <w:rPr>
                <w:sz w:val="20"/>
                <w:szCs w:val="18"/>
              </w:rPr>
            </w:pPr>
            <w:r>
              <w:rPr>
                <w:sz w:val="20"/>
                <w:szCs w:val="18"/>
              </w:rPr>
              <w:t>VIBRAZIONE</w:t>
            </w:r>
          </w:p>
          <w:p w:rsidR="00D64996" w:rsidRDefault="00D64996" w:rsidP="009A4026">
            <w:pPr>
              <w:spacing w:line="256" w:lineRule="auto"/>
              <w:rPr>
                <w:sz w:val="20"/>
                <w:szCs w:val="18"/>
              </w:rPr>
            </w:pPr>
            <w:r>
              <w:rPr>
                <w:sz w:val="20"/>
                <w:szCs w:val="18"/>
              </w:rPr>
              <w:t>POSTURE INCONGRUE</w:t>
            </w:r>
          </w:p>
          <w:p w:rsidR="00D64996" w:rsidRDefault="00D64996" w:rsidP="009A4026">
            <w:pPr>
              <w:spacing w:line="256" w:lineRule="auto"/>
              <w:rPr>
                <w:sz w:val="20"/>
                <w:szCs w:val="18"/>
                <w:lang w:eastAsia="en-US"/>
              </w:rPr>
            </w:pPr>
            <w:r>
              <w:rPr>
                <w:sz w:val="20"/>
                <w:szCs w:val="18"/>
                <w:lang w:eastAsia="en-US"/>
              </w:rPr>
              <w:t xml:space="preserve">MICROCLIMA </w:t>
            </w:r>
          </w:p>
        </w:tc>
      </w:tr>
      <w:tr w:rsidR="00D64996" w:rsidRPr="00D707C1" w:rsidTr="009A402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D64996" w:rsidRDefault="00D64996" w:rsidP="009A4026">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tcPr>
          <w:p w:rsidR="00D64996" w:rsidRPr="00D64996" w:rsidRDefault="00D64996" w:rsidP="00D64996">
            <w:pPr>
              <w:numPr>
                <w:ilvl w:val="0"/>
                <w:numId w:val="2"/>
              </w:numPr>
              <w:suppressAutoHyphens w:val="0"/>
              <w:autoSpaceDN/>
              <w:textAlignment w:val="auto"/>
              <w:rPr>
                <w:rStyle w:val="fontstyle01"/>
                <w:rFonts w:ascii="Times New Roman" w:hAnsi="Times New Roman"/>
                <w:b w:val="0"/>
                <w:bCs w:val="0"/>
                <w:color w:val="auto"/>
                <w:sz w:val="20"/>
                <w:szCs w:val="20"/>
              </w:rPr>
            </w:pPr>
            <w:r w:rsidRPr="00D64996">
              <w:rPr>
                <w:rStyle w:val="fontstyle01"/>
                <w:rFonts w:ascii="Times New Roman" w:hAnsi="Times New Roman"/>
                <w:b w:val="0"/>
                <w:bCs w:val="0"/>
                <w:sz w:val="20"/>
                <w:szCs w:val="20"/>
              </w:rPr>
              <w:t>L’uso della macchina è consentito esclusivamente ad operatori adeguatamente preparati.</w:t>
            </w:r>
          </w:p>
          <w:p w:rsidR="00D64996" w:rsidRPr="00D64996" w:rsidRDefault="00D64996" w:rsidP="00D64996">
            <w:pPr>
              <w:numPr>
                <w:ilvl w:val="0"/>
                <w:numId w:val="2"/>
              </w:numPr>
              <w:suppressAutoHyphens w:val="0"/>
              <w:autoSpaceDN/>
              <w:textAlignment w:val="auto"/>
              <w:rPr>
                <w:rStyle w:val="fontstyle01"/>
                <w:rFonts w:ascii="Times New Roman" w:hAnsi="Times New Roman"/>
                <w:b w:val="0"/>
                <w:bCs w:val="0"/>
                <w:color w:val="auto"/>
                <w:sz w:val="20"/>
                <w:szCs w:val="20"/>
              </w:rPr>
            </w:pPr>
            <w:proofErr w:type="gramStart"/>
            <w:r w:rsidRPr="00D64996">
              <w:rPr>
                <w:rStyle w:val="fontstyle01"/>
                <w:rFonts w:ascii="Times New Roman" w:hAnsi="Times New Roman"/>
                <w:b w:val="0"/>
                <w:bCs w:val="0"/>
                <w:sz w:val="20"/>
                <w:szCs w:val="20"/>
              </w:rPr>
              <w:t>E’</w:t>
            </w:r>
            <w:proofErr w:type="gramEnd"/>
            <w:r w:rsidRPr="00D64996">
              <w:rPr>
                <w:rStyle w:val="fontstyle01"/>
                <w:rFonts w:ascii="Times New Roman" w:hAnsi="Times New Roman"/>
                <w:b w:val="0"/>
                <w:bCs w:val="0"/>
                <w:sz w:val="20"/>
                <w:szCs w:val="20"/>
              </w:rPr>
              <w:t xml:space="preserve"> vietato trasportare persone o cose con la macchina.</w:t>
            </w:r>
          </w:p>
          <w:p w:rsidR="00D64996" w:rsidRPr="00D64996" w:rsidRDefault="00D64996" w:rsidP="00D64996">
            <w:pPr>
              <w:numPr>
                <w:ilvl w:val="0"/>
                <w:numId w:val="2"/>
              </w:numPr>
              <w:suppressAutoHyphens w:val="0"/>
              <w:autoSpaceDN/>
              <w:textAlignment w:val="auto"/>
              <w:rPr>
                <w:sz w:val="20"/>
                <w:szCs w:val="20"/>
              </w:rPr>
            </w:pPr>
            <w:r w:rsidRPr="00D64996">
              <w:rPr>
                <w:color w:val="000000"/>
                <w:sz w:val="20"/>
                <w:szCs w:val="20"/>
              </w:rPr>
              <w:t>Utilizzare la macchina, eseguendo i controlli periodici e gli interventi di manutenzione in</w:t>
            </w:r>
            <w:r w:rsidRPr="00D64996">
              <w:rPr>
                <w:color w:val="000000"/>
                <w:sz w:val="20"/>
                <w:szCs w:val="20"/>
              </w:rPr>
              <w:br/>
              <w:t>conformità a quanto previsto dalle vigenti norme di sicurezza.</w:t>
            </w:r>
            <w:r w:rsidRPr="00D64996">
              <w:rPr>
                <w:color w:val="000000"/>
                <w:sz w:val="20"/>
                <w:szCs w:val="20"/>
              </w:rPr>
              <w:br/>
              <w:t>L’inosservanza delle norme e delle precauzioni dl base sulla sicurezza potrebbero causare</w:t>
            </w:r>
            <w:r w:rsidRPr="00D64996">
              <w:rPr>
                <w:color w:val="000000"/>
                <w:sz w:val="20"/>
                <w:szCs w:val="20"/>
              </w:rPr>
              <w:t xml:space="preserve"> </w:t>
            </w:r>
            <w:r w:rsidRPr="00D64996">
              <w:rPr>
                <w:color w:val="000000"/>
                <w:sz w:val="20"/>
                <w:szCs w:val="20"/>
              </w:rPr>
              <w:t xml:space="preserve">incidenti durante il funzionamento, </w:t>
            </w:r>
            <w:r>
              <w:rPr>
                <w:color w:val="000000"/>
                <w:sz w:val="20"/>
                <w:szCs w:val="20"/>
              </w:rPr>
              <w:t>l</w:t>
            </w:r>
            <w:r w:rsidRPr="00D64996">
              <w:rPr>
                <w:color w:val="000000"/>
                <w:sz w:val="20"/>
                <w:szCs w:val="20"/>
              </w:rPr>
              <w:t xml:space="preserve">a manutenzione e </w:t>
            </w:r>
            <w:r>
              <w:rPr>
                <w:color w:val="000000"/>
                <w:sz w:val="20"/>
                <w:szCs w:val="20"/>
              </w:rPr>
              <w:t>l</w:t>
            </w:r>
            <w:r w:rsidRPr="00D64996">
              <w:rPr>
                <w:color w:val="000000"/>
                <w:sz w:val="20"/>
                <w:szCs w:val="20"/>
              </w:rPr>
              <w:t>a riparazione della macchina</w:t>
            </w:r>
          </w:p>
          <w:p w:rsidR="00D64996" w:rsidRPr="00D64996" w:rsidRDefault="00D64996" w:rsidP="00D64996">
            <w:pPr>
              <w:numPr>
                <w:ilvl w:val="0"/>
                <w:numId w:val="2"/>
              </w:numPr>
              <w:suppressAutoHyphens w:val="0"/>
              <w:autoSpaceDN/>
              <w:textAlignment w:val="auto"/>
              <w:rPr>
                <w:sz w:val="20"/>
                <w:szCs w:val="20"/>
              </w:rPr>
            </w:pPr>
            <w:r w:rsidRPr="00D64996">
              <w:rPr>
                <w:color w:val="000000"/>
                <w:sz w:val="20"/>
                <w:szCs w:val="20"/>
              </w:rPr>
              <w:t>Eventuali modifiche non preventivamente autorizzate dal Costruttore (in forma</w:t>
            </w:r>
            <w:r w:rsidRPr="00D64996">
              <w:rPr>
                <w:color w:val="000000"/>
                <w:sz w:val="20"/>
                <w:szCs w:val="20"/>
              </w:rPr>
              <w:br/>
              <w:t xml:space="preserve">scritta), ne escludono </w:t>
            </w:r>
            <w:r>
              <w:rPr>
                <w:color w:val="000000"/>
                <w:sz w:val="20"/>
                <w:szCs w:val="20"/>
              </w:rPr>
              <w:t>l</w:t>
            </w:r>
            <w:r w:rsidRPr="00D64996">
              <w:rPr>
                <w:color w:val="000000"/>
                <w:sz w:val="20"/>
                <w:szCs w:val="20"/>
              </w:rPr>
              <w:t>a sua responsabilità.</w:t>
            </w:r>
            <w:r w:rsidRPr="00D64996">
              <w:rPr>
                <w:color w:val="000000"/>
                <w:sz w:val="20"/>
                <w:szCs w:val="20"/>
              </w:rPr>
              <w:br/>
              <w:t>La macchina deve essere utilizzata solo da personale autorizzato, addestrato e che ne</w:t>
            </w:r>
            <w:r>
              <w:rPr>
                <w:color w:val="000000"/>
                <w:sz w:val="20"/>
                <w:szCs w:val="20"/>
              </w:rPr>
              <w:t xml:space="preserve"> </w:t>
            </w:r>
            <w:r w:rsidRPr="00D64996">
              <w:rPr>
                <w:color w:val="000000"/>
                <w:sz w:val="20"/>
                <w:szCs w:val="20"/>
              </w:rPr>
              <w:t>conosce il funzionamento ed i pericoli.</w:t>
            </w:r>
          </w:p>
          <w:p w:rsidR="00D64996" w:rsidRPr="00D64996" w:rsidRDefault="00D64996" w:rsidP="00D64996">
            <w:pPr>
              <w:numPr>
                <w:ilvl w:val="0"/>
                <w:numId w:val="2"/>
              </w:numPr>
              <w:suppressAutoHyphens w:val="0"/>
              <w:autoSpaceDN/>
              <w:textAlignment w:val="auto"/>
              <w:rPr>
                <w:sz w:val="20"/>
                <w:szCs w:val="20"/>
              </w:rPr>
            </w:pPr>
            <w:r w:rsidRPr="00D64996">
              <w:rPr>
                <w:color w:val="000000"/>
                <w:sz w:val="20"/>
                <w:szCs w:val="20"/>
              </w:rPr>
              <w:t xml:space="preserve">Prima di utilizzare </w:t>
            </w:r>
            <w:r>
              <w:rPr>
                <w:color w:val="000000"/>
                <w:sz w:val="20"/>
                <w:szCs w:val="20"/>
              </w:rPr>
              <w:t>l</w:t>
            </w:r>
            <w:r w:rsidRPr="00D64996">
              <w:rPr>
                <w:color w:val="000000"/>
                <w:sz w:val="20"/>
                <w:szCs w:val="20"/>
              </w:rPr>
              <w:t>a macchina assicurarsi che tutti I dispositivi di sicurezza siano</w:t>
            </w:r>
            <w:r w:rsidRPr="00D64996">
              <w:rPr>
                <w:color w:val="000000"/>
                <w:sz w:val="20"/>
                <w:szCs w:val="20"/>
              </w:rPr>
              <w:br/>
              <w:t>collocati correttamente al loro posto ed in buono stato; qualora si verificassero</w:t>
            </w:r>
            <w:r w:rsidRPr="00D64996">
              <w:rPr>
                <w:color w:val="000000"/>
                <w:sz w:val="20"/>
                <w:szCs w:val="20"/>
              </w:rPr>
              <w:br/>
              <w:t xml:space="preserve">guasti o danneggiamenti alle protezioni sostituirle immediatamente. </w:t>
            </w:r>
            <w:proofErr w:type="gramStart"/>
            <w:r w:rsidRPr="00D64996">
              <w:rPr>
                <w:color w:val="000000"/>
                <w:sz w:val="20"/>
                <w:szCs w:val="20"/>
              </w:rPr>
              <w:t>In particolare</w:t>
            </w:r>
            <w:proofErr w:type="gramEnd"/>
            <w:r w:rsidRPr="00D64996">
              <w:rPr>
                <w:color w:val="000000"/>
                <w:sz w:val="20"/>
                <w:szCs w:val="20"/>
              </w:rPr>
              <w:br/>
              <w:t xml:space="preserve">controllare che </w:t>
            </w:r>
            <w:r>
              <w:rPr>
                <w:color w:val="000000"/>
                <w:sz w:val="20"/>
                <w:szCs w:val="20"/>
              </w:rPr>
              <w:t>l</w:t>
            </w:r>
            <w:r w:rsidRPr="00D64996">
              <w:rPr>
                <w:color w:val="000000"/>
                <w:sz w:val="20"/>
                <w:szCs w:val="20"/>
              </w:rPr>
              <w:t>e paratie anteriori siano presenti e integre, libere di oscillare attorno</w:t>
            </w:r>
            <w:r>
              <w:rPr>
                <w:color w:val="000000"/>
                <w:sz w:val="20"/>
                <w:szCs w:val="20"/>
              </w:rPr>
              <w:t xml:space="preserve"> </w:t>
            </w:r>
            <w:r w:rsidRPr="00D64996">
              <w:rPr>
                <w:color w:val="000000"/>
                <w:sz w:val="20"/>
                <w:szCs w:val="20"/>
              </w:rPr>
              <w:t>al perno su cui sono incernierate</w:t>
            </w:r>
          </w:p>
          <w:p w:rsidR="00D64996" w:rsidRPr="00D64996" w:rsidRDefault="00D64996" w:rsidP="00D64996">
            <w:pPr>
              <w:numPr>
                <w:ilvl w:val="0"/>
                <w:numId w:val="2"/>
              </w:numPr>
              <w:suppressAutoHyphens w:val="0"/>
              <w:autoSpaceDN/>
              <w:textAlignment w:val="auto"/>
              <w:rPr>
                <w:sz w:val="20"/>
                <w:szCs w:val="20"/>
              </w:rPr>
            </w:pPr>
            <w:r w:rsidRPr="00D64996">
              <w:rPr>
                <w:color w:val="000000"/>
                <w:sz w:val="20"/>
                <w:szCs w:val="20"/>
              </w:rPr>
              <w:t>La macchina deve essere utilizzata esclusivamente da personale autorizzato,</w:t>
            </w:r>
            <w:r w:rsidRPr="00D64996">
              <w:rPr>
                <w:color w:val="000000"/>
                <w:sz w:val="20"/>
                <w:szCs w:val="20"/>
              </w:rPr>
              <w:br/>
              <w:t>istruito e addestrato.</w:t>
            </w:r>
          </w:p>
          <w:p w:rsidR="00D64996" w:rsidRPr="00D64996" w:rsidRDefault="00D64996" w:rsidP="00D64996">
            <w:pPr>
              <w:numPr>
                <w:ilvl w:val="0"/>
                <w:numId w:val="2"/>
              </w:numPr>
              <w:suppressAutoHyphens w:val="0"/>
              <w:autoSpaceDN/>
              <w:textAlignment w:val="auto"/>
              <w:rPr>
                <w:sz w:val="20"/>
                <w:szCs w:val="20"/>
              </w:rPr>
            </w:pPr>
            <w:r w:rsidRPr="00D64996">
              <w:rPr>
                <w:color w:val="000000"/>
                <w:sz w:val="20"/>
                <w:szCs w:val="20"/>
              </w:rPr>
              <w:t xml:space="preserve">La macchina </w:t>
            </w:r>
            <w:proofErr w:type="spellStart"/>
            <w:r w:rsidRPr="00D64996">
              <w:rPr>
                <w:color w:val="000000"/>
                <w:sz w:val="20"/>
                <w:szCs w:val="20"/>
              </w:rPr>
              <w:t>é</w:t>
            </w:r>
            <w:proofErr w:type="spellEnd"/>
            <w:r w:rsidRPr="00D64996">
              <w:rPr>
                <w:color w:val="000000"/>
                <w:sz w:val="20"/>
                <w:szCs w:val="20"/>
              </w:rPr>
              <w:t xml:space="preserve"> progettata per essere utilizzata da un solo operatore</w:t>
            </w:r>
          </w:p>
          <w:p w:rsidR="00D64996" w:rsidRPr="00D64996" w:rsidRDefault="00D64996" w:rsidP="00D64996">
            <w:pPr>
              <w:numPr>
                <w:ilvl w:val="0"/>
                <w:numId w:val="2"/>
              </w:numPr>
              <w:suppressAutoHyphens w:val="0"/>
              <w:autoSpaceDN/>
              <w:textAlignment w:val="auto"/>
              <w:rPr>
                <w:sz w:val="20"/>
                <w:szCs w:val="20"/>
              </w:rPr>
            </w:pPr>
            <w:r w:rsidRPr="00D64996">
              <w:rPr>
                <w:color w:val="000000"/>
                <w:sz w:val="20"/>
                <w:szCs w:val="20"/>
              </w:rPr>
              <w:t>Non lavorare mai con questa macchina se siete stanchi, ammalati o sotto</w:t>
            </w:r>
            <w:r w:rsidRPr="00D64996">
              <w:rPr>
                <w:color w:val="000000"/>
                <w:sz w:val="20"/>
                <w:szCs w:val="20"/>
              </w:rPr>
              <w:br/>
            </w:r>
            <w:r>
              <w:rPr>
                <w:color w:val="000000"/>
                <w:sz w:val="20"/>
                <w:szCs w:val="20"/>
              </w:rPr>
              <w:t>l</w:t>
            </w:r>
            <w:r w:rsidRPr="00D64996">
              <w:rPr>
                <w:color w:val="000000"/>
                <w:sz w:val="20"/>
                <w:szCs w:val="20"/>
              </w:rPr>
              <w:t>'influenza di a</w:t>
            </w:r>
            <w:r>
              <w:rPr>
                <w:color w:val="000000"/>
                <w:sz w:val="20"/>
                <w:szCs w:val="20"/>
              </w:rPr>
              <w:t>l</w:t>
            </w:r>
            <w:r w:rsidRPr="00D64996">
              <w:rPr>
                <w:color w:val="000000"/>
                <w:sz w:val="20"/>
                <w:szCs w:val="20"/>
              </w:rPr>
              <w:t>cool, droghe o medicine.</w:t>
            </w:r>
          </w:p>
          <w:p w:rsidR="00D64996" w:rsidRPr="00D64996" w:rsidRDefault="00D64996" w:rsidP="00D64996">
            <w:pPr>
              <w:numPr>
                <w:ilvl w:val="0"/>
                <w:numId w:val="2"/>
              </w:numPr>
              <w:suppressAutoHyphens w:val="0"/>
              <w:autoSpaceDN/>
              <w:textAlignment w:val="auto"/>
              <w:rPr>
                <w:sz w:val="20"/>
                <w:szCs w:val="20"/>
              </w:rPr>
            </w:pPr>
            <w:r w:rsidRPr="00D64996">
              <w:rPr>
                <w:color w:val="000000"/>
                <w:sz w:val="20"/>
                <w:szCs w:val="20"/>
              </w:rPr>
              <w:t>Si raccomanda al</w:t>
            </w:r>
            <w:r>
              <w:rPr>
                <w:color w:val="000000"/>
                <w:sz w:val="20"/>
                <w:szCs w:val="20"/>
              </w:rPr>
              <w:t>l</w:t>
            </w:r>
            <w:r w:rsidRPr="00D64996">
              <w:rPr>
                <w:color w:val="000000"/>
                <w:sz w:val="20"/>
                <w:szCs w:val="20"/>
              </w:rPr>
              <w:t>’operatore addetto alla macchina di non indossare capi di</w:t>
            </w:r>
            <w:r w:rsidRPr="00D64996">
              <w:rPr>
                <w:color w:val="000000"/>
                <w:sz w:val="20"/>
                <w:szCs w:val="20"/>
              </w:rPr>
              <w:br/>
              <w:t xml:space="preserve">vestiario che possano dare origine ad </w:t>
            </w:r>
            <w:proofErr w:type="spellStart"/>
            <w:r w:rsidRPr="00D64996">
              <w:rPr>
                <w:color w:val="000000"/>
                <w:sz w:val="20"/>
                <w:szCs w:val="20"/>
              </w:rPr>
              <w:t>impigliamenti</w:t>
            </w:r>
            <w:proofErr w:type="spellEnd"/>
            <w:r w:rsidRPr="00D64996">
              <w:rPr>
                <w:color w:val="000000"/>
                <w:sz w:val="20"/>
                <w:szCs w:val="20"/>
              </w:rPr>
              <w:t xml:space="preserve"> (maniche senza polso</w:t>
            </w:r>
            <w:r w:rsidRPr="00D64996">
              <w:rPr>
                <w:color w:val="000000"/>
                <w:sz w:val="20"/>
                <w:szCs w:val="20"/>
              </w:rPr>
              <w:br/>
              <w:t>chiuso, cinture, collane, braccialetti, anelli).</w:t>
            </w:r>
          </w:p>
          <w:p w:rsidR="00D64996" w:rsidRPr="00D64996" w:rsidRDefault="00D64996" w:rsidP="00D64996">
            <w:pPr>
              <w:numPr>
                <w:ilvl w:val="0"/>
                <w:numId w:val="2"/>
              </w:numPr>
              <w:suppressAutoHyphens w:val="0"/>
              <w:autoSpaceDN/>
              <w:textAlignment w:val="auto"/>
              <w:rPr>
                <w:sz w:val="20"/>
                <w:szCs w:val="20"/>
              </w:rPr>
            </w:pPr>
            <w:r w:rsidRPr="00D64996">
              <w:rPr>
                <w:color w:val="000000"/>
                <w:sz w:val="20"/>
                <w:szCs w:val="20"/>
              </w:rPr>
              <w:t xml:space="preserve">Durante </w:t>
            </w:r>
            <w:r>
              <w:rPr>
                <w:color w:val="000000"/>
                <w:sz w:val="20"/>
                <w:szCs w:val="20"/>
              </w:rPr>
              <w:t>l</w:t>
            </w:r>
            <w:r w:rsidRPr="00D64996">
              <w:rPr>
                <w:color w:val="000000"/>
                <w:sz w:val="20"/>
                <w:szCs w:val="20"/>
              </w:rPr>
              <w:t>’uso I</w:t>
            </w:r>
            <w:r>
              <w:rPr>
                <w:color w:val="000000"/>
                <w:sz w:val="20"/>
                <w:szCs w:val="20"/>
              </w:rPr>
              <w:t>l</w:t>
            </w:r>
            <w:r w:rsidRPr="00D64996">
              <w:rPr>
                <w:color w:val="000000"/>
                <w:sz w:val="20"/>
                <w:szCs w:val="20"/>
              </w:rPr>
              <w:t xml:space="preserve">a trinciatrice può dare </w:t>
            </w:r>
            <w:r>
              <w:rPr>
                <w:color w:val="000000"/>
                <w:sz w:val="20"/>
                <w:szCs w:val="20"/>
              </w:rPr>
              <w:t>l</w:t>
            </w:r>
            <w:r w:rsidRPr="00D64996">
              <w:rPr>
                <w:color w:val="000000"/>
                <w:sz w:val="20"/>
                <w:szCs w:val="20"/>
              </w:rPr>
              <w:t>uogo a emissioni di polveri, in case si</w:t>
            </w:r>
            <w:r w:rsidRPr="00D64996">
              <w:rPr>
                <w:color w:val="000000"/>
                <w:sz w:val="20"/>
                <w:szCs w:val="20"/>
              </w:rPr>
              <w:br/>
            </w:r>
            <w:r>
              <w:rPr>
                <w:color w:val="000000"/>
                <w:sz w:val="20"/>
                <w:szCs w:val="20"/>
              </w:rPr>
              <w:t>l</w:t>
            </w:r>
            <w:r w:rsidRPr="00D64996">
              <w:rPr>
                <w:color w:val="000000"/>
                <w:sz w:val="20"/>
                <w:szCs w:val="20"/>
              </w:rPr>
              <w:t>avori con terreno asciutto. Si consiglia di utilizzare trattrici dotate di cabina con</w:t>
            </w:r>
            <w:r w:rsidRPr="00D64996">
              <w:rPr>
                <w:color w:val="000000"/>
                <w:sz w:val="20"/>
                <w:szCs w:val="20"/>
              </w:rPr>
              <w:br/>
              <w:t>filtri sul sistema di ventilazione oppure, di utilizzare idonei sistemi di protezione</w:t>
            </w:r>
            <w:r w:rsidRPr="00D64996">
              <w:rPr>
                <w:color w:val="000000"/>
                <w:sz w:val="20"/>
                <w:szCs w:val="20"/>
              </w:rPr>
              <w:br/>
              <w:t>delle vie respiratorie quali maschere e antipolvere o maschere con filtro.</w:t>
            </w:r>
            <w:r w:rsidRPr="00D64996">
              <w:rPr>
                <w:color w:val="000000"/>
                <w:sz w:val="20"/>
                <w:szCs w:val="20"/>
              </w:rPr>
              <w:br/>
            </w:r>
            <w:r w:rsidRPr="00D64996">
              <w:rPr>
                <w:color w:val="000000"/>
                <w:sz w:val="20"/>
                <w:szCs w:val="20"/>
              </w:rPr>
              <w:sym w:font="Symbol" w:char="F0B7"/>
            </w:r>
            <w:r w:rsidRPr="00D64996">
              <w:rPr>
                <w:color w:val="000000"/>
                <w:sz w:val="20"/>
                <w:szCs w:val="20"/>
              </w:rPr>
              <w:t xml:space="preserve"> Non muovere </w:t>
            </w:r>
            <w:r>
              <w:rPr>
                <w:color w:val="000000"/>
                <w:sz w:val="20"/>
                <w:szCs w:val="20"/>
              </w:rPr>
              <w:t>l</w:t>
            </w:r>
            <w:r w:rsidRPr="00D64996">
              <w:rPr>
                <w:color w:val="000000"/>
                <w:sz w:val="20"/>
                <w:szCs w:val="20"/>
              </w:rPr>
              <w:t xml:space="preserve">a macchina quando </w:t>
            </w:r>
            <w:r>
              <w:rPr>
                <w:color w:val="000000"/>
                <w:sz w:val="20"/>
                <w:szCs w:val="20"/>
              </w:rPr>
              <w:t>l</w:t>
            </w:r>
            <w:r w:rsidRPr="00D64996">
              <w:rPr>
                <w:color w:val="000000"/>
                <w:sz w:val="20"/>
                <w:szCs w:val="20"/>
              </w:rPr>
              <w:t>a trincia e in funzione.</w:t>
            </w:r>
            <w:r w:rsidRPr="00D64996">
              <w:rPr>
                <w:color w:val="000000"/>
                <w:sz w:val="20"/>
                <w:szCs w:val="20"/>
              </w:rPr>
              <w:br/>
            </w:r>
            <w:r w:rsidRPr="00D64996">
              <w:rPr>
                <w:color w:val="000000"/>
                <w:sz w:val="20"/>
                <w:szCs w:val="20"/>
              </w:rPr>
              <w:sym w:font="Symbol" w:char="F0B7"/>
            </w:r>
            <w:r w:rsidRPr="00D64996">
              <w:rPr>
                <w:color w:val="000000"/>
                <w:sz w:val="20"/>
                <w:szCs w:val="20"/>
              </w:rPr>
              <w:t xml:space="preserve"> La macchina non deve essere </w:t>
            </w:r>
            <w:r>
              <w:rPr>
                <w:color w:val="000000"/>
                <w:sz w:val="20"/>
                <w:szCs w:val="20"/>
              </w:rPr>
              <w:t>l</w:t>
            </w:r>
            <w:r w:rsidRPr="00D64996">
              <w:rPr>
                <w:color w:val="000000"/>
                <w:sz w:val="20"/>
                <w:szCs w:val="20"/>
              </w:rPr>
              <w:t xml:space="preserve">asciata incustodita quando </w:t>
            </w:r>
            <w:proofErr w:type="spellStart"/>
            <w:r w:rsidRPr="00D64996">
              <w:rPr>
                <w:color w:val="000000"/>
                <w:sz w:val="20"/>
                <w:szCs w:val="20"/>
              </w:rPr>
              <w:t>é</w:t>
            </w:r>
            <w:proofErr w:type="spellEnd"/>
            <w:r w:rsidRPr="00D64996">
              <w:rPr>
                <w:color w:val="000000"/>
                <w:sz w:val="20"/>
                <w:szCs w:val="20"/>
              </w:rPr>
              <w:t xml:space="preserve"> in moto.</w:t>
            </w:r>
            <w:r w:rsidRPr="00D64996">
              <w:rPr>
                <w:color w:val="000000"/>
                <w:sz w:val="20"/>
                <w:szCs w:val="20"/>
              </w:rPr>
              <w:br/>
            </w:r>
            <w:r w:rsidRPr="00D64996">
              <w:rPr>
                <w:color w:val="000000"/>
                <w:sz w:val="20"/>
                <w:szCs w:val="20"/>
              </w:rPr>
              <w:sym w:font="Symbol" w:char="F0B7"/>
            </w:r>
            <w:r w:rsidRPr="00D64996">
              <w:rPr>
                <w:color w:val="000000"/>
                <w:sz w:val="20"/>
                <w:szCs w:val="20"/>
              </w:rPr>
              <w:t xml:space="preserve"> Controllare che la macchina non abbia subito danni durante </w:t>
            </w:r>
            <w:r>
              <w:rPr>
                <w:color w:val="000000"/>
                <w:sz w:val="20"/>
                <w:szCs w:val="20"/>
              </w:rPr>
              <w:t>l</w:t>
            </w:r>
            <w:r w:rsidRPr="00D64996">
              <w:rPr>
                <w:color w:val="000000"/>
                <w:sz w:val="20"/>
                <w:szCs w:val="20"/>
              </w:rPr>
              <w:t>a fase di trasporto e</w:t>
            </w:r>
            <w:r w:rsidRPr="00D64996">
              <w:rPr>
                <w:color w:val="000000"/>
                <w:sz w:val="20"/>
                <w:szCs w:val="20"/>
              </w:rPr>
              <w:br/>
              <w:t xml:space="preserve">nel caso avvertire immediatamente </w:t>
            </w:r>
            <w:r>
              <w:rPr>
                <w:color w:val="000000"/>
                <w:sz w:val="20"/>
                <w:szCs w:val="20"/>
              </w:rPr>
              <w:t>l</w:t>
            </w:r>
            <w:r w:rsidRPr="00D64996">
              <w:rPr>
                <w:color w:val="000000"/>
                <w:sz w:val="20"/>
                <w:szCs w:val="20"/>
              </w:rPr>
              <w:t>a Ditta.</w:t>
            </w:r>
            <w:r w:rsidRPr="00D64996">
              <w:rPr>
                <w:color w:val="000000"/>
                <w:sz w:val="20"/>
                <w:szCs w:val="20"/>
              </w:rPr>
              <w:br/>
            </w:r>
            <w:r w:rsidRPr="00D64996">
              <w:rPr>
                <w:color w:val="000000"/>
                <w:sz w:val="20"/>
                <w:szCs w:val="20"/>
              </w:rPr>
              <w:sym w:font="Symbol" w:char="F0B7"/>
            </w:r>
            <w:r w:rsidRPr="00D64996">
              <w:rPr>
                <w:color w:val="000000"/>
                <w:sz w:val="20"/>
                <w:szCs w:val="20"/>
              </w:rPr>
              <w:t xml:space="preserve"> Tenere </w:t>
            </w:r>
            <w:r>
              <w:rPr>
                <w:color w:val="000000"/>
                <w:sz w:val="20"/>
                <w:szCs w:val="20"/>
              </w:rPr>
              <w:t>l</w:t>
            </w:r>
            <w:r w:rsidRPr="00D64996">
              <w:rPr>
                <w:color w:val="000000"/>
                <w:sz w:val="20"/>
                <w:szCs w:val="20"/>
              </w:rPr>
              <w:t>a macchina pulite da materiali estranei (detriti, attrezzi, oggetti vari) che</w:t>
            </w:r>
            <w:r w:rsidRPr="00D64996">
              <w:rPr>
                <w:color w:val="000000"/>
                <w:sz w:val="20"/>
                <w:szCs w:val="20"/>
              </w:rPr>
              <w:br/>
              <w:t>potrebbero danneggiarne il funzionamento o arrecare danni al</w:t>
            </w:r>
            <w:r>
              <w:rPr>
                <w:color w:val="000000"/>
                <w:sz w:val="20"/>
                <w:szCs w:val="20"/>
              </w:rPr>
              <w:t>l</w:t>
            </w:r>
            <w:r w:rsidRPr="00D64996">
              <w:rPr>
                <w:color w:val="000000"/>
                <w:sz w:val="20"/>
                <w:szCs w:val="20"/>
              </w:rPr>
              <w:t>’operatore.</w:t>
            </w:r>
            <w:r w:rsidRPr="00D64996">
              <w:rPr>
                <w:color w:val="000000"/>
                <w:sz w:val="20"/>
                <w:szCs w:val="20"/>
              </w:rPr>
              <w:br/>
            </w:r>
            <w:r w:rsidRPr="00D64996">
              <w:rPr>
                <w:color w:val="000000"/>
                <w:sz w:val="20"/>
                <w:szCs w:val="20"/>
              </w:rPr>
              <w:sym w:font="Symbol" w:char="F0B7"/>
            </w:r>
            <w:r w:rsidRPr="00D64996">
              <w:rPr>
                <w:color w:val="000000"/>
                <w:sz w:val="20"/>
                <w:szCs w:val="20"/>
              </w:rPr>
              <w:t xml:space="preserve"> Assicurarsi che </w:t>
            </w:r>
            <w:r>
              <w:rPr>
                <w:color w:val="000000"/>
                <w:sz w:val="20"/>
                <w:szCs w:val="20"/>
              </w:rPr>
              <w:t>l</w:t>
            </w:r>
            <w:r w:rsidRPr="00D64996">
              <w:rPr>
                <w:color w:val="000000"/>
                <w:sz w:val="20"/>
                <w:szCs w:val="20"/>
              </w:rPr>
              <w:t>'a</w:t>
            </w:r>
            <w:r>
              <w:rPr>
                <w:color w:val="000000"/>
                <w:sz w:val="20"/>
                <w:szCs w:val="20"/>
              </w:rPr>
              <w:t>l</w:t>
            </w:r>
            <w:r w:rsidRPr="00D64996">
              <w:rPr>
                <w:color w:val="000000"/>
                <w:sz w:val="20"/>
                <w:szCs w:val="20"/>
              </w:rPr>
              <w:t>bero cardanico sia innestato in modo corretto dopo ogni</w:t>
            </w:r>
            <w:r w:rsidRPr="00D64996">
              <w:rPr>
                <w:color w:val="000000"/>
                <w:sz w:val="20"/>
                <w:szCs w:val="20"/>
              </w:rPr>
              <w:br/>
              <w:t>operazione di collegamento della macchina;</w:t>
            </w:r>
            <w:r w:rsidRPr="00D64996">
              <w:rPr>
                <w:color w:val="000000"/>
                <w:sz w:val="20"/>
                <w:szCs w:val="20"/>
              </w:rPr>
              <w:br/>
            </w:r>
            <w:r w:rsidRPr="00D64996">
              <w:rPr>
                <w:color w:val="000000"/>
                <w:sz w:val="20"/>
                <w:szCs w:val="20"/>
              </w:rPr>
              <w:sym w:font="Symbol" w:char="F0B7"/>
            </w:r>
            <w:r w:rsidRPr="00D64996">
              <w:rPr>
                <w:color w:val="000000"/>
                <w:sz w:val="20"/>
                <w:szCs w:val="20"/>
              </w:rPr>
              <w:t xml:space="preserve"> Staccare la macchina dalla trattrice solo su un terreno compatto e pianeggiante,</w:t>
            </w:r>
            <w:r w:rsidRPr="00D64996">
              <w:rPr>
                <w:color w:val="000000"/>
                <w:sz w:val="20"/>
                <w:szCs w:val="20"/>
              </w:rPr>
              <w:br/>
              <w:t>verificando che sia ferma e stabile.</w:t>
            </w:r>
            <w:r w:rsidRPr="00D64996">
              <w:rPr>
                <w:color w:val="000000"/>
                <w:sz w:val="20"/>
                <w:szCs w:val="20"/>
              </w:rPr>
              <w:br/>
            </w:r>
            <w:r w:rsidRPr="00D64996">
              <w:rPr>
                <w:color w:val="000000"/>
                <w:sz w:val="20"/>
                <w:szCs w:val="20"/>
              </w:rPr>
              <w:sym w:font="Symbol" w:char="F0B7"/>
            </w:r>
            <w:r w:rsidRPr="00D64996">
              <w:rPr>
                <w:color w:val="000000"/>
                <w:sz w:val="20"/>
                <w:szCs w:val="20"/>
              </w:rPr>
              <w:t xml:space="preserve"> Utilizzare </w:t>
            </w:r>
            <w:r>
              <w:rPr>
                <w:color w:val="000000"/>
                <w:sz w:val="20"/>
                <w:szCs w:val="20"/>
              </w:rPr>
              <w:t>l</w:t>
            </w:r>
            <w:r w:rsidRPr="00D64996">
              <w:rPr>
                <w:color w:val="000000"/>
                <w:sz w:val="20"/>
                <w:szCs w:val="20"/>
              </w:rPr>
              <w:t xml:space="preserve">a macchina con sufficiente </w:t>
            </w:r>
            <w:r>
              <w:rPr>
                <w:color w:val="000000"/>
                <w:sz w:val="20"/>
                <w:szCs w:val="20"/>
              </w:rPr>
              <w:t>l</w:t>
            </w:r>
            <w:r w:rsidRPr="00D64996">
              <w:rPr>
                <w:color w:val="000000"/>
                <w:sz w:val="20"/>
                <w:szCs w:val="20"/>
              </w:rPr>
              <w:t>uce naturale o, in alternativa, utilizzare</w:t>
            </w:r>
            <w:r w:rsidRPr="00D64996">
              <w:rPr>
                <w:color w:val="000000"/>
                <w:sz w:val="20"/>
                <w:szCs w:val="20"/>
              </w:rPr>
              <w:br/>
              <w:t xml:space="preserve">l'impianto </w:t>
            </w:r>
            <w:r>
              <w:rPr>
                <w:color w:val="000000"/>
                <w:sz w:val="20"/>
                <w:szCs w:val="20"/>
              </w:rPr>
              <w:t>l</w:t>
            </w:r>
            <w:r w:rsidRPr="00D64996">
              <w:rPr>
                <w:color w:val="000000"/>
                <w:sz w:val="20"/>
                <w:szCs w:val="20"/>
              </w:rPr>
              <w:t>uci della trattrice.</w:t>
            </w:r>
            <w:r w:rsidRPr="00D64996">
              <w:rPr>
                <w:color w:val="000000"/>
                <w:sz w:val="20"/>
                <w:szCs w:val="20"/>
              </w:rPr>
              <w:br/>
            </w:r>
            <w:r w:rsidRPr="00D64996">
              <w:rPr>
                <w:color w:val="000000"/>
                <w:sz w:val="20"/>
                <w:szCs w:val="20"/>
              </w:rPr>
              <w:sym w:font="Symbol" w:char="F0B7"/>
            </w:r>
            <w:r w:rsidRPr="00D64996">
              <w:rPr>
                <w:color w:val="000000"/>
                <w:sz w:val="20"/>
                <w:szCs w:val="20"/>
              </w:rPr>
              <w:t xml:space="preserve"> In caso di rottura o deterioramento delle protezioni dell’albero cardanico,</w:t>
            </w:r>
            <w:r w:rsidRPr="00D64996">
              <w:rPr>
                <w:color w:val="000000"/>
                <w:sz w:val="20"/>
                <w:szCs w:val="20"/>
              </w:rPr>
              <w:br/>
              <w:t>provvedere alla loro immediata sostituzione</w:t>
            </w:r>
            <w:r w:rsidRPr="00D64996">
              <w:rPr>
                <w:color w:val="000000"/>
                <w:sz w:val="20"/>
                <w:szCs w:val="20"/>
              </w:rPr>
              <w:br/>
            </w:r>
            <w:r w:rsidRPr="00D64996">
              <w:rPr>
                <w:color w:val="000000"/>
                <w:sz w:val="20"/>
                <w:szCs w:val="20"/>
              </w:rPr>
              <w:sym w:font="Symbol" w:char="F0B7"/>
            </w:r>
            <w:r w:rsidRPr="00D64996">
              <w:rPr>
                <w:color w:val="000000"/>
                <w:sz w:val="20"/>
                <w:szCs w:val="20"/>
              </w:rPr>
              <w:t xml:space="preserve"> Verificare lo stato di usura dei tubi idraulici. In caso di deterioramento provvedere</w:t>
            </w:r>
            <w:r w:rsidRPr="00D64996">
              <w:rPr>
                <w:color w:val="000000"/>
                <w:sz w:val="20"/>
                <w:szCs w:val="20"/>
              </w:rPr>
              <w:br/>
            </w:r>
            <w:r w:rsidRPr="00D64996">
              <w:rPr>
                <w:color w:val="000000"/>
                <w:sz w:val="20"/>
                <w:szCs w:val="20"/>
              </w:rPr>
              <w:lastRenderedPageBreak/>
              <w:t xml:space="preserve">alla loro sostituzione. In ogni caso sostituire i tubi idraulici ogni </w:t>
            </w:r>
            <w:proofErr w:type="gramStart"/>
            <w:r w:rsidRPr="00D64996">
              <w:rPr>
                <w:color w:val="000000"/>
                <w:sz w:val="20"/>
                <w:szCs w:val="20"/>
              </w:rPr>
              <w:t>5</w:t>
            </w:r>
            <w:proofErr w:type="gramEnd"/>
            <w:r w:rsidRPr="00D64996">
              <w:rPr>
                <w:color w:val="000000"/>
                <w:sz w:val="20"/>
                <w:szCs w:val="20"/>
              </w:rPr>
              <w:t xml:space="preserve"> anni.</w:t>
            </w:r>
            <w:r w:rsidRPr="00D64996">
              <w:rPr>
                <w:color w:val="000000"/>
                <w:sz w:val="20"/>
                <w:szCs w:val="20"/>
              </w:rPr>
              <w:br/>
            </w:r>
            <w:r w:rsidRPr="00D64996">
              <w:rPr>
                <w:color w:val="000000"/>
                <w:sz w:val="20"/>
                <w:szCs w:val="20"/>
              </w:rPr>
              <w:sym w:font="Symbol" w:char="F0B7"/>
            </w:r>
            <w:r w:rsidRPr="00D64996">
              <w:rPr>
                <w:color w:val="000000"/>
                <w:sz w:val="20"/>
                <w:szCs w:val="20"/>
              </w:rPr>
              <w:t xml:space="preserve"> Quando la macchina non è agganciata all’unità di potenza, i tubi idraulici devono</w:t>
            </w:r>
            <w:r w:rsidRPr="00D64996">
              <w:rPr>
                <w:color w:val="000000"/>
                <w:sz w:val="20"/>
                <w:szCs w:val="20"/>
              </w:rPr>
              <w:br/>
              <w:t>essere collegati sugli appositi supporti</w:t>
            </w:r>
            <w:r w:rsidRPr="00D64996">
              <w:rPr>
                <w:color w:val="000000"/>
                <w:sz w:val="20"/>
                <w:szCs w:val="20"/>
              </w:rPr>
              <w:br/>
            </w:r>
            <w:r w:rsidRPr="00D64996">
              <w:rPr>
                <w:color w:val="000000"/>
                <w:sz w:val="20"/>
                <w:szCs w:val="20"/>
              </w:rPr>
              <w:sym w:font="Symbol" w:char="F0B7"/>
            </w:r>
            <w:r w:rsidRPr="00D64996">
              <w:rPr>
                <w:color w:val="000000"/>
                <w:sz w:val="20"/>
                <w:szCs w:val="20"/>
              </w:rPr>
              <w:t xml:space="preserve"> Eventuali modifiche della macchina potrebbero causare problemi di sicurezza. In</w:t>
            </w:r>
            <w:r w:rsidRPr="00D64996">
              <w:rPr>
                <w:color w:val="000000"/>
                <w:sz w:val="20"/>
                <w:szCs w:val="20"/>
              </w:rPr>
              <w:br/>
              <w:t>ogni caso l’utilizzatore sarà l’unico responsabile di eventuali incidenti.</w:t>
            </w:r>
          </w:p>
          <w:p w:rsidR="00D64996" w:rsidRPr="00D64996" w:rsidRDefault="00D64996" w:rsidP="00D64996">
            <w:pPr>
              <w:suppressAutoHyphens w:val="0"/>
              <w:autoSpaceDN/>
              <w:textAlignment w:val="auto"/>
              <w:rPr>
                <w:color w:val="242021"/>
                <w:sz w:val="20"/>
                <w:szCs w:val="20"/>
              </w:rPr>
            </w:pPr>
          </w:p>
          <w:p w:rsidR="00D64996" w:rsidRPr="00D64996" w:rsidRDefault="00D64996" w:rsidP="00D64996">
            <w:pPr>
              <w:suppressAutoHyphens w:val="0"/>
              <w:autoSpaceDN/>
              <w:textAlignment w:val="auto"/>
              <w:rPr>
                <w:color w:val="242021"/>
                <w:sz w:val="20"/>
                <w:szCs w:val="20"/>
              </w:rPr>
            </w:pPr>
            <w:r w:rsidRPr="00D64996">
              <w:rPr>
                <w:color w:val="242021"/>
                <w:sz w:val="20"/>
                <w:szCs w:val="20"/>
              </w:rPr>
              <w:t xml:space="preserve">MONTAGGIO DELLA TRINCIATRICE </w:t>
            </w:r>
          </w:p>
          <w:p w:rsidR="00D64996" w:rsidRPr="00D64996" w:rsidRDefault="00D64996" w:rsidP="00D64996">
            <w:pPr>
              <w:suppressAutoHyphens w:val="0"/>
              <w:autoSpaceDN/>
              <w:textAlignment w:val="auto"/>
              <w:rPr>
                <w:color w:val="000000"/>
                <w:sz w:val="20"/>
                <w:szCs w:val="20"/>
              </w:rPr>
            </w:pPr>
            <w:r w:rsidRPr="00D64996">
              <w:rPr>
                <w:color w:val="000000"/>
                <w:sz w:val="20"/>
                <w:szCs w:val="20"/>
              </w:rPr>
              <w:t>La macchina e provvista di perni per attacco a tre punti del trattore.</w:t>
            </w:r>
            <w:r w:rsidRPr="00D64996">
              <w:rPr>
                <w:color w:val="000000"/>
                <w:sz w:val="20"/>
                <w:szCs w:val="20"/>
              </w:rPr>
              <w:br/>
              <w:t>Per il collegamento della struttura della macchina al trattore operare nel seguente modo:</w:t>
            </w:r>
          </w:p>
          <w:p w:rsidR="00D64996" w:rsidRPr="00D64996" w:rsidRDefault="00D64996" w:rsidP="00D64996">
            <w:pPr>
              <w:pStyle w:val="Paragrafoelenco"/>
              <w:numPr>
                <w:ilvl w:val="0"/>
                <w:numId w:val="4"/>
              </w:numPr>
              <w:suppressAutoHyphens w:val="0"/>
              <w:autoSpaceDN/>
              <w:textAlignment w:val="auto"/>
              <w:rPr>
                <w:sz w:val="20"/>
                <w:szCs w:val="20"/>
              </w:rPr>
            </w:pPr>
            <w:r w:rsidRPr="00D64996">
              <w:rPr>
                <w:color w:val="000000"/>
                <w:sz w:val="20"/>
                <w:szCs w:val="20"/>
              </w:rPr>
              <w:t xml:space="preserve">Avvicinare </w:t>
            </w:r>
            <w:r>
              <w:rPr>
                <w:color w:val="000000"/>
                <w:sz w:val="20"/>
                <w:szCs w:val="20"/>
              </w:rPr>
              <w:t>l</w:t>
            </w:r>
            <w:r w:rsidRPr="00D64996">
              <w:rPr>
                <w:color w:val="000000"/>
                <w:sz w:val="20"/>
                <w:szCs w:val="20"/>
              </w:rPr>
              <w:t>a trattrice sino a far coincidere le barre del sollevatore con l’attacco a tre</w:t>
            </w:r>
            <w:r w:rsidRPr="00D64996">
              <w:rPr>
                <w:color w:val="000000"/>
                <w:sz w:val="20"/>
                <w:szCs w:val="20"/>
              </w:rPr>
              <w:t xml:space="preserve"> </w:t>
            </w:r>
            <w:r w:rsidRPr="00D64996">
              <w:rPr>
                <w:color w:val="000000"/>
                <w:sz w:val="20"/>
                <w:szCs w:val="20"/>
              </w:rPr>
              <w:t>punti e collegarli mediante i perni in dotazione.</w:t>
            </w:r>
          </w:p>
          <w:p w:rsidR="00D64996" w:rsidRPr="00D64996" w:rsidRDefault="00D64996" w:rsidP="00D64996">
            <w:pPr>
              <w:pStyle w:val="Paragrafoelenco"/>
              <w:numPr>
                <w:ilvl w:val="0"/>
                <w:numId w:val="4"/>
              </w:numPr>
              <w:suppressAutoHyphens w:val="0"/>
              <w:autoSpaceDN/>
              <w:textAlignment w:val="auto"/>
              <w:rPr>
                <w:sz w:val="20"/>
                <w:szCs w:val="20"/>
              </w:rPr>
            </w:pPr>
            <w:r w:rsidRPr="00D64996">
              <w:rPr>
                <w:color w:val="000000"/>
                <w:sz w:val="20"/>
                <w:szCs w:val="20"/>
              </w:rPr>
              <w:t>Collegare il terzo punto all’attacco superiore e regolarlo in modo da posizionare la</w:t>
            </w:r>
            <w:r w:rsidRPr="00D64996">
              <w:rPr>
                <w:color w:val="000000"/>
                <w:sz w:val="20"/>
                <w:szCs w:val="20"/>
              </w:rPr>
              <w:t xml:space="preserve"> </w:t>
            </w:r>
            <w:r w:rsidRPr="00D64996">
              <w:rPr>
                <w:color w:val="000000"/>
                <w:sz w:val="20"/>
                <w:szCs w:val="20"/>
              </w:rPr>
              <w:t>macchina parallelamente al suolo.</w:t>
            </w:r>
          </w:p>
          <w:p w:rsidR="00D64996" w:rsidRPr="00D64996" w:rsidRDefault="00D64996" w:rsidP="00D64996">
            <w:pPr>
              <w:pStyle w:val="Paragrafoelenco"/>
              <w:numPr>
                <w:ilvl w:val="0"/>
                <w:numId w:val="4"/>
              </w:numPr>
              <w:suppressAutoHyphens w:val="0"/>
              <w:autoSpaceDN/>
              <w:textAlignment w:val="auto"/>
              <w:rPr>
                <w:sz w:val="20"/>
                <w:szCs w:val="20"/>
              </w:rPr>
            </w:pPr>
            <w:r w:rsidRPr="00D64996">
              <w:rPr>
                <w:color w:val="000000"/>
                <w:sz w:val="20"/>
                <w:szCs w:val="20"/>
              </w:rPr>
              <w:t>Verificare che i coltelli o i martelli dell‘albero rotore,</w:t>
            </w:r>
            <w:r w:rsidRPr="00D64996">
              <w:rPr>
                <w:color w:val="000000"/>
                <w:sz w:val="20"/>
                <w:szCs w:val="20"/>
              </w:rPr>
              <w:br/>
              <w:t>una volta portata la macchina a terra, non tocchino il terreno durante la rotazione. Nelle</w:t>
            </w:r>
            <w:r w:rsidRPr="00D64996">
              <w:rPr>
                <w:color w:val="000000"/>
                <w:sz w:val="20"/>
                <w:szCs w:val="20"/>
              </w:rPr>
              <w:t xml:space="preserve"> </w:t>
            </w:r>
            <w:r w:rsidRPr="00D64996">
              <w:rPr>
                <w:color w:val="000000"/>
                <w:sz w:val="20"/>
                <w:szCs w:val="20"/>
              </w:rPr>
              <w:t>versioni dotate di slitta verificare che queste appoggino sul lungo tutta la sua superficie</w:t>
            </w:r>
          </w:p>
          <w:p w:rsidR="00D64996" w:rsidRPr="00D64996" w:rsidRDefault="00D64996" w:rsidP="00D64996">
            <w:pPr>
              <w:pStyle w:val="Paragrafoelenco"/>
              <w:numPr>
                <w:ilvl w:val="0"/>
                <w:numId w:val="4"/>
              </w:numPr>
              <w:suppressAutoHyphens w:val="0"/>
              <w:autoSpaceDN/>
              <w:textAlignment w:val="auto"/>
              <w:rPr>
                <w:sz w:val="20"/>
                <w:szCs w:val="20"/>
              </w:rPr>
            </w:pPr>
            <w:r w:rsidRPr="00D64996">
              <w:rPr>
                <w:color w:val="242021"/>
                <w:sz w:val="20"/>
                <w:szCs w:val="20"/>
              </w:rPr>
              <w:t>Inserire e bloccare le spine di sicurezza nei fori dei perni. Inserire le spine di sicurezza nei fori dei perni ed accertarsi che siano bloccate. In condizioni di forti pendenze inserire il terzo punto nell’asola</w:t>
            </w:r>
          </w:p>
          <w:p w:rsidR="00D64996" w:rsidRPr="00D64996" w:rsidRDefault="00D64996" w:rsidP="00D64996">
            <w:pPr>
              <w:pStyle w:val="Paragrafoelenco"/>
              <w:numPr>
                <w:ilvl w:val="0"/>
                <w:numId w:val="4"/>
              </w:numPr>
              <w:suppressAutoHyphens w:val="0"/>
              <w:autoSpaceDN/>
              <w:textAlignment w:val="auto"/>
              <w:rPr>
                <w:sz w:val="20"/>
                <w:szCs w:val="20"/>
              </w:rPr>
            </w:pPr>
            <w:r w:rsidRPr="00D64996">
              <w:rPr>
                <w:color w:val="242021"/>
                <w:sz w:val="20"/>
                <w:szCs w:val="20"/>
              </w:rPr>
              <w:t xml:space="preserve">Posizionare la trattrice in una zona pianeggiante onde evitare il carico laterale della macchina sui tiranti. Prima di eseguire la regolazione fermare il motore e bloccare i freni </w:t>
            </w:r>
            <w:r w:rsidRPr="00D64996">
              <w:rPr>
                <w:color w:val="242021"/>
                <w:sz w:val="20"/>
                <w:szCs w:val="20"/>
              </w:rPr>
              <w:br/>
            </w:r>
          </w:p>
        </w:tc>
      </w:tr>
      <w:tr w:rsidR="00D64996" w:rsidTr="009A402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D64996" w:rsidRDefault="00D64996" w:rsidP="009A4026">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D64996" w:rsidRDefault="00D64996" w:rsidP="009A4026">
            <w:pPr>
              <w:spacing w:line="256" w:lineRule="auto"/>
              <w:rPr>
                <w:lang w:eastAsia="en-US"/>
              </w:rPr>
            </w:pPr>
            <w:ins w:id="2" w:author="Lionel" w:date="2019-02-04T17:45:00Z">
              <w:r w:rsidRPr="00675DDD">
                <w:rPr>
                  <w:noProof/>
                </w:rPr>
                <w:drawing>
                  <wp:anchor distT="0" distB="0" distL="114300" distR="114300" simplePos="0" relativeHeight="251664384" behindDoc="0" locked="0" layoutInCell="1" allowOverlap="1" wp14:anchorId="5CD77CE4" wp14:editId="51DF1C81">
                    <wp:simplePos x="0" y="0"/>
                    <wp:positionH relativeFrom="column">
                      <wp:posOffset>2007870</wp:posOffset>
                    </wp:positionH>
                    <wp:positionV relativeFrom="paragraph">
                      <wp:posOffset>28575</wp:posOffset>
                    </wp:positionV>
                    <wp:extent cx="1524000" cy="542925"/>
                    <wp:effectExtent l="0" t="0" r="0" b="0"/>
                    <wp:wrapSquare wrapText="bothSides"/>
                    <wp:docPr id="122" name="Immagine 122" descr="E1760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1760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ins w:id="3" w:author="Lionel" w:date="2019-02-05T10:21:00Z">
              <w:r w:rsidRPr="00401FE2">
                <w:rPr>
                  <w:noProof/>
                </w:rPr>
                <w:drawing>
                  <wp:anchor distT="0" distB="0" distL="114300" distR="114300" simplePos="0" relativeHeight="251662336" behindDoc="0" locked="0" layoutInCell="1" allowOverlap="1" wp14:anchorId="121D2193" wp14:editId="029DAD2B">
                    <wp:simplePos x="0" y="0"/>
                    <wp:positionH relativeFrom="column">
                      <wp:posOffset>-1542415</wp:posOffset>
                    </wp:positionH>
                    <wp:positionV relativeFrom="paragraph">
                      <wp:posOffset>-1270</wp:posOffset>
                    </wp:positionV>
                    <wp:extent cx="1520190" cy="542925"/>
                    <wp:effectExtent l="0" t="0" r="0" b="0"/>
                    <wp:wrapSquare wrapText="bothSides"/>
                    <wp:docPr id="98" name="Immagine 11" descr="1830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830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019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D64996" w:rsidRDefault="00D64996" w:rsidP="009A4026">
            <w:pPr>
              <w:spacing w:line="256" w:lineRule="auto"/>
              <w:rPr>
                <w:lang w:eastAsia="en-US"/>
              </w:rPr>
            </w:pPr>
            <w:ins w:id="4" w:author="Lionel" w:date="2019-02-05T10:21:00Z">
              <w:r w:rsidRPr="00401FE2">
                <w:rPr>
                  <w:noProof/>
                </w:rPr>
                <w:drawing>
                  <wp:anchor distT="0" distB="0" distL="114300" distR="114300" simplePos="0" relativeHeight="251660288" behindDoc="0" locked="0" layoutInCell="1" allowOverlap="1" wp14:anchorId="7CF46354" wp14:editId="469385DA">
                    <wp:simplePos x="0" y="0"/>
                    <wp:positionH relativeFrom="column">
                      <wp:posOffset>1546860</wp:posOffset>
                    </wp:positionH>
                    <wp:positionV relativeFrom="paragraph">
                      <wp:posOffset>342900</wp:posOffset>
                    </wp:positionV>
                    <wp:extent cx="1546860" cy="552450"/>
                    <wp:effectExtent l="0" t="0" r="0" b="0"/>
                    <wp:wrapSquare wrapText="bothSides"/>
                    <wp:docPr id="102" name="Immagine 15"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831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6860" cy="552450"/>
                            </a:xfrm>
                            <a:prstGeom prst="rect">
                              <a:avLst/>
                            </a:prstGeom>
                            <a:noFill/>
                            <a:ln>
                              <a:noFill/>
                            </a:ln>
                          </pic:spPr>
                        </pic:pic>
                      </a:graphicData>
                    </a:graphic>
                    <wp14:sizeRelH relativeFrom="page">
                      <wp14:pctWidth>0</wp14:pctWidth>
                    </wp14:sizeRelH>
                    <wp14:sizeRelV relativeFrom="page">
                      <wp14:pctHeight>0</wp14:pctHeight>
                    </wp14:sizeRelV>
                  </wp:anchor>
                </w:drawing>
              </w:r>
            </w:ins>
            <w:ins w:id="5" w:author="Lionel" w:date="2019-02-04T17:45:00Z">
              <w:r w:rsidRPr="00675DDD">
                <w:rPr>
                  <w:noProof/>
                </w:rPr>
                <w:drawing>
                  <wp:anchor distT="0" distB="0" distL="114300" distR="114300" simplePos="0" relativeHeight="251659264" behindDoc="0" locked="0" layoutInCell="1" allowOverlap="1" wp14:anchorId="2482CB3F" wp14:editId="48BBFB90">
                    <wp:simplePos x="0" y="0"/>
                    <wp:positionH relativeFrom="column">
                      <wp:posOffset>0</wp:posOffset>
                    </wp:positionH>
                    <wp:positionV relativeFrom="paragraph">
                      <wp:posOffset>382905</wp:posOffset>
                    </wp:positionV>
                    <wp:extent cx="1524000" cy="542925"/>
                    <wp:effectExtent l="0" t="0" r="0" b="0"/>
                    <wp:wrapSquare wrapText="bothSides"/>
                    <wp:docPr id="86" name="Immagine 4"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1709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r w:rsidR="00D64996" w:rsidRPr="006649D3" w:rsidTr="009A402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D64996" w:rsidRDefault="00D64996" w:rsidP="009A4026">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D64996" w:rsidRDefault="00D64996"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Mascherina </w:t>
            </w:r>
          </w:p>
          <w:p w:rsidR="00D64996" w:rsidRDefault="00D64996"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Tuta di protezione </w:t>
            </w:r>
          </w:p>
          <w:p w:rsidR="00D64996" w:rsidRDefault="00D64996"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Scarpe antinfortunistiche </w:t>
            </w:r>
          </w:p>
          <w:p w:rsidR="00D64996" w:rsidRDefault="00D64996"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Guanti in crosta </w:t>
            </w:r>
          </w:p>
          <w:p w:rsidR="00D64996" w:rsidRDefault="00D64996"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Occhiali di protezione </w:t>
            </w:r>
          </w:p>
          <w:p w:rsidR="00D64996" w:rsidRPr="006649D3" w:rsidRDefault="00D64996" w:rsidP="009A4026">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Tappi preformati  </w:t>
            </w:r>
          </w:p>
        </w:tc>
      </w:tr>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Bold">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8C15FD3"/>
    <w:multiLevelType w:val="hybridMultilevel"/>
    <w:tmpl w:val="E0B645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2EE1E88"/>
    <w:multiLevelType w:val="hybridMultilevel"/>
    <w:tmpl w:val="E41484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73D7F9E"/>
    <w:multiLevelType w:val="hybridMultilevel"/>
    <w:tmpl w:val="45B6CF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onel">
    <w15:presenceInfo w15:providerId="None" w15:userId="Lion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996"/>
    <w:rsid w:val="001B40B0"/>
    <w:rsid w:val="004F4F70"/>
    <w:rsid w:val="00D649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D804"/>
  <w15:chartTrackingRefBased/>
  <w15:docId w15:val="{98EADD71-DC04-43EE-B8F4-24ED5FB39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D64996"/>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D64996"/>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D64996"/>
    <w:rPr>
      <w:rFonts w:ascii="Times New Roman" w:eastAsia="Times New Roman" w:hAnsi="Times New Roman" w:cs="Arial"/>
      <w:b/>
      <w:bCs/>
      <w:color w:val="0000FF"/>
      <w:sz w:val="24"/>
      <w:szCs w:val="24"/>
      <w:lang w:eastAsia="it-IT"/>
    </w:rPr>
  </w:style>
  <w:style w:type="character" w:customStyle="1" w:styleId="fontstyle01">
    <w:name w:val="fontstyle01"/>
    <w:basedOn w:val="Carpredefinitoparagrafo"/>
    <w:rsid w:val="00D64996"/>
    <w:rPr>
      <w:rFonts w:ascii="Helvetica-Bold" w:hAnsi="Helvetica-Bold" w:hint="default"/>
      <w:b/>
      <w:bCs/>
      <w:i w:val="0"/>
      <w:iCs w:val="0"/>
      <w:color w:val="242021"/>
      <w:sz w:val="22"/>
      <w:szCs w:val="22"/>
    </w:rPr>
  </w:style>
  <w:style w:type="paragraph" w:styleId="Paragrafoelenco">
    <w:name w:val="List Paragraph"/>
    <w:basedOn w:val="Normale"/>
    <w:uiPriority w:val="34"/>
    <w:qFormat/>
    <w:rsid w:val="00D64996"/>
    <w:pPr>
      <w:ind w:left="720"/>
      <w:contextualSpacing/>
    </w:pPr>
  </w:style>
  <w:style w:type="character" w:customStyle="1" w:styleId="fontstyle21">
    <w:name w:val="fontstyle21"/>
    <w:basedOn w:val="Carpredefinitoparagrafo"/>
    <w:rsid w:val="00D64996"/>
    <w:rPr>
      <w:rFonts w:ascii="Arial" w:hAnsi="Arial" w:cs="Arial"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image" Target="media/image1.gif"/><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722</Words>
  <Characters>4121</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2019-07-01T09:49:00Z</dcterms:created>
  <dcterms:modified xsi:type="dcterms:W3CDTF">2019-07-01T10:03:00Z</dcterms:modified>
</cp:coreProperties>
</file>