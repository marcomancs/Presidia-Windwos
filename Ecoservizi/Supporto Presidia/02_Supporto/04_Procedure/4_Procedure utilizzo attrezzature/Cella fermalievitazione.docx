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E257F3" w:rsidRPr="00FE26E4" w:rsidTr="007A0394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E257F3" w:rsidRPr="00FE26E4" w:rsidRDefault="00E257F3" w:rsidP="007A0394">
            <w:pPr>
              <w:pStyle w:val="Titolo3"/>
            </w:pPr>
            <w:bookmarkStart w:id="0" w:name="_Toc11315304"/>
            <w:r>
              <w:t xml:space="preserve">ATTREZZATURE: </w:t>
            </w:r>
            <w:bookmarkEnd w:id="0"/>
            <w:r>
              <w:t xml:space="preserve">FERMALIEVITAZIONE </w:t>
            </w:r>
          </w:p>
        </w:tc>
      </w:tr>
      <w:tr w:rsidR="00E257F3" w:rsidRPr="005B440D" w:rsidTr="007A0394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257F3" w:rsidRPr="006C1934" w:rsidRDefault="00E257F3" w:rsidP="007A0394">
            <w:pPr>
              <w:rPr>
                <w:b/>
              </w:rPr>
            </w:pPr>
            <w:r w:rsidRPr="006C1934"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57F3" w:rsidRDefault="00E257F3" w:rsidP="007A039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</w:t>
            </w:r>
          </w:p>
          <w:p w:rsidR="00E257F3" w:rsidRDefault="00E257F3" w:rsidP="007A039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Manutenzione ordinaria dell’attrezzattura</w:t>
            </w:r>
          </w:p>
          <w:p w:rsidR="00E257F3" w:rsidRPr="00671D56" w:rsidRDefault="00E257F3" w:rsidP="007A039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Rischio per incompetenza dell’operatore</w:t>
            </w:r>
          </w:p>
        </w:tc>
      </w:tr>
      <w:tr w:rsidR="00E257F3" w:rsidRPr="00D72098" w:rsidTr="007A0394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257F3" w:rsidRPr="006C1934" w:rsidRDefault="00E257F3" w:rsidP="007A0394">
            <w:pPr>
              <w:rPr>
                <w:b/>
              </w:rPr>
            </w:pPr>
            <w:r w:rsidRPr="006C1934"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57F3" w:rsidRPr="00AC3990" w:rsidRDefault="00E257F3" w:rsidP="007A0394">
            <w:pPr>
              <w:rPr>
                <w:bCs/>
                <w:iCs/>
                <w:sz w:val="20"/>
                <w:szCs w:val="18"/>
              </w:rPr>
            </w:pPr>
            <w:r w:rsidRPr="00AC3990">
              <w:rPr>
                <w:bCs/>
                <w:iCs/>
                <w:sz w:val="20"/>
                <w:szCs w:val="18"/>
              </w:rPr>
              <w:t>Lavoratori</w:t>
            </w:r>
          </w:p>
        </w:tc>
      </w:tr>
      <w:tr w:rsidR="00E257F3" w:rsidRPr="00556339" w:rsidTr="007A0394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257F3" w:rsidRPr="006C1934" w:rsidRDefault="00E257F3" w:rsidP="007A0394">
            <w:pPr>
              <w:rPr>
                <w:b/>
              </w:rPr>
            </w:pPr>
            <w:r w:rsidRPr="006C1934"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57F3" w:rsidRDefault="00E257F3" w:rsidP="007A0394">
            <w:pPr>
              <w:rPr>
                <w:sz w:val="20"/>
                <w:szCs w:val="20"/>
              </w:rPr>
            </w:pPr>
            <w:r w:rsidRPr="00F15A52">
              <w:rPr>
                <w:caps/>
                <w:sz w:val="20"/>
                <w:szCs w:val="20"/>
              </w:rPr>
              <w:t>Elettrico (</w:t>
            </w:r>
            <w:r w:rsidRPr="00F15A52">
              <w:rPr>
                <w:sz w:val="20"/>
                <w:szCs w:val="20"/>
              </w:rPr>
              <w:t>Utilizzo impianti ed attrezzature</w:t>
            </w:r>
            <w:r w:rsidRPr="00F15A52">
              <w:rPr>
                <w:caps/>
                <w:sz w:val="20"/>
                <w:szCs w:val="20"/>
              </w:rPr>
              <w:t>)</w:t>
            </w:r>
          </w:p>
          <w:p w:rsidR="00E257F3" w:rsidRDefault="00E257F3" w:rsidP="007A0394">
            <w:pPr>
              <w:rPr>
                <w:sz w:val="20"/>
                <w:szCs w:val="20"/>
              </w:rPr>
            </w:pPr>
            <w:r w:rsidRPr="00F15A52">
              <w:rPr>
                <w:sz w:val="20"/>
                <w:szCs w:val="20"/>
              </w:rPr>
              <w:t>URTI, COLPI, IMPATTI, SCHIACCIAMENTI</w:t>
            </w:r>
          </w:p>
          <w:p w:rsidR="00E257F3" w:rsidRPr="00AC3990" w:rsidRDefault="00E257F3" w:rsidP="007A0394">
            <w:pPr>
              <w:rPr>
                <w:sz w:val="20"/>
                <w:szCs w:val="18"/>
              </w:rPr>
            </w:pPr>
            <w:r w:rsidRPr="00F15A52">
              <w:rPr>
                <w:sz w:val="20"/>
                <w:szCs w:val="20"/>
              </w:rPr>
              <w:t>ABRASIONI, TAGLI, CESOIAMENTI</w:t>
            </w:r>
          </w:p>
        </w:tc>
      </w:tr>
      <w:tr w:rsidR="00E257F3" w:rsidRPr="004E6D66" w:rsidTr="007A0394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257F3" w:rsidRPr="004E6D66" w:rsidRDefault="00E257F3" w:rsidP="007A0394">
            <w:pPr>
              <w:rPr>
                <w:b/>
                <w:sz w:val="20"/>
                <w:szCs w:val="20"/>
              </w:rPr>
            </w:pPr>
            <w:r w:rsidRPr="004E6D66">
              <w:rPr>
                <w:b/>
                <w:sz w:val="20"/>
                <w:szCs w:val="20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57F3" w:rsidRPr="004E6D66" w:rsidRDefault="00E257F3" w:rsidP="00E257F3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4E6D66">
              <w:rPr>
                <w:sz w:val="20"/>
                <w:szCs w:val="20"/>
              </w:rPr>
              <w:t xml:space="preserve">L’accesso alle parti elettriche deve essere affidato esclusivamente a tecnici qualificati. </w:t>
            </w:r>
          </w:p>
          <w:p w:rsidR="00E257F3" w:rsidRPr="004E6D66" w:rsidRDefault="00E257F3" w:rsidP="00E257F3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4E6D66">
              <w:rPr>
                <w:sz w:val="20"/>
                <w:szCs w:val="20"/>
              </w:rPr>
              <w:t xml:space="preserve">Non toccare la macchina con mani o piedi umidi o bagnati. </w:t>
            </w:r>
          </w:p>
          <w:p w:rsidR="00E257F3" w:rsidRPr="004E6D66" w:rsidRDefault="00E257F3" w:rsidP="00E257F3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4E6D66">
              <w:rPr>
                <w:sz w:val="20"/>
                <w:szCs w:val="20"/>
              </w:rPr>
              <w:t xml:space="preserve">Non operare sulla macchina a piedi nudi. </w:t>
            </w:r>
          </w:p>
          <w:p w:rsidR="00E257F3" w:rsidRPr="004E6D66" w:rsidRDefault="00E257F3" w:rsidP="00E257F3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4E6D66">
              <w:rPr>
                <w:sz w:val="20"/>
                <w:szCs w:val="20"/>
              </w:rPr>
              <w:t xml:space="preserve">Non inserire le dita o oggetti o utensili attraverso le griglie o prese d’aria. </w:t>
            </w:r>
          </w:p>
          <w:p w:rsidR="00E257F3" w:rsidRPr="004E6D66" w:rsidRDefault="00E257F3" w:rsidP="00E257F3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4E6D66">
              <w:rPr>
                <w:sz w:val="20"/>
                <w:szCs w:val="20"/>
              </w:rPr>
              <w:t xml:space="preserve">Non tirare il cavo di alimentazione. </w:t>
            </w:r>
          </w:p>
          <w:p w:rsidR="00E257F3" w:rsidRPr="004E6D66" w:rsidRDefault="00E257F3" w:rsidP="00E257F3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4E6D66">
              <w:rPr>
                <w:sz w:val="20"/>
                <w:szCs w:val="20"/>
              </w:rPr>
              <w:t xml:space="preserve">Non lavare la macchina con getti d’acqua. </w:t>
            </w:r>
          </w:p>
          <w:p w:rsidR="00E257F3" w:rsidRPr="004E6D66" w:rsidRDefault="00E257F3" w:rsidP="00E257F3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4E6D66">
              <w:rPr>
                <w:sz w:val="20"/>
                <w:szCs w:val="20"/>
              </w:rPr>
              <w:t xml:space="preserve">Prima di effettuare gli interventi di manutenzione o pulizia scollegare la macchina dalla rete di alimentazione elettrica spegnendo l’interruttore generale e scollegando il cavo di alimentazione. </w:t>
            </w:r>
          </w:p>
          <w:p w:rsidR="00E257F3" w:rsidRPr="004E6D66" w:rsidRDefault="00E257F3" w:rsidP="00E257F3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4E6D66">
              <w:rPr>
                <w:sz w:val="20"/>
                <w:szCs w:val="20"/>
              </w:rPr>
              <w:t xml:space="preserve">In caso di allagamento del locale ove è situato il macchinario, rivolgersi ad un centro di assistenza autorizzato per la riparazione prima di utilizzare ancora l’apparecchio. </w:t>
            </w:r>
          </w:p>
          <w:p w:rsidR="00E257F3" w:rsidRPr="004E6D66" w:rsidRDefault="00E257F3" w:rsidP="00E257F3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4E6D66">
              <w:rPr>
                <w:sz w:val="20"/>
                <w:szCs w:val="20"/>
              </w:rPr>
              <w:t>In caso di inutilizzo della macchina, scollegare la macchina dalla rete di alimentazione elettrica.</w:t>
            </w:r>
          </w:p>
          <w:p w:rsidR="00E257F3" w:rsidRPr="004E6D66" w:rsidRDefault="00E257F3" w:rsidP="00E257F3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4E6D66">
              <w:rPr>
                <w:sz w:val="20"/>
                <w:szCs w:val="20"/>
              </w:rPr>
              <w:t xml:space="preserve">Presenza di parti taglienti. Per operazioni sulla macchina usare adeguati guanti protettivi. </w:t>
            </w:r>
          </w:p>
          <w:p w:rsidR="00E257F3" w:rsidRPr="004E6D66" w:rsidRDefault="00E257F3" w:rsidP="00E257F3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4E6D66">
              <w:rPr>
                <w:sz w:val="20"/>
                <w:szCs w:val="20"/>
              </w:rPr>
              <w:t xml:space="preserve">La movimentazione della macchina deve essere eseguita in sicurezza con mezzi ed attenzioni tali da evitare danni a persone e cose. - Presenza di ventilatori in movimento. Non rimuovere le griglie di protezione. </w:t>
            </w:r>
          </w:p>
          <w:p w:rsidR="00E257F3" w:rsidRPr="004E6D66" w:rsidRDefault="00E257F3" w:rsidP="00E257F3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4E6D66">
              <w:rPr>
                <w:sz w:val="20"/>
                <w:szCs w:val="20"/>
              </w:rPr>
              <w:t xml:space="preserve">Leggere nella targa di identificazione della macchina il tipo di gas refrigerante, potrebbe essere gas infiammabile. </w:t>
            </w:r>
          </w:p>
          <w:p w:rsidR="00E257F3" w:rsidRPr="004E6D66" w:rsidRDefault="00E257F3" w:rsidP="00E257F3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4E6D66">
              <w:rPr>
                <w:sz w:val="20"/>
                <w:szCs w:val="20"/>
              </w:rPr>
              <w:t xml:space="preserve">In caso di perdite di gas infIammabile dal circuito frigorifero della macchina, scollegare il cavo di alimentazione, aprire le finestre per ventilare il locale e contattare subito l’assistenza tecnica. </w:t>
            </w:r>
          </w:p>
          <w:p w:rsidR="00E257F3" w:rsidRPr="004E6D66" w:rsidRDefault="00E257F3" w:rsidP="00E257F3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4E6D66">
              <w:rPr>
                <w:sz w:val="20"/>
                <w:szCs w:val="20"/>
              </w:rPr>
              <w:t xml:space="preserve">In caso di perdite del gas refrigerante, non toccare o inalare il gas fuoriuscito. </w:t>
            </w:r>
          </w:p>
          <w:p w:rsidR="00E257F3" w:rsidRPr="004E6D66" w:rsidRDefault="00E257F3" w:rsidP="00E257F3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4E6D66">
              <w:rPr>
                <w:sz w:val="20"/>
                <w:szCs w:val="20"/>
              </w:rPr>
              <w:t xml:space="preserve">Dopo l’installazione o la riparazione della macchina, verificare sempre che non vi siano perdite di gas refrigerante. </w:t>
            </w:r>
          </w:p>
          <w:p w:rsidR="00E257F3" w:rsidRPr="004E6D66" w:rsidRDefault="00E257F3" w:rsidP="00E257F3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4E6D66">
              <w:rPr>
                <w:sz w:val="20"/>
                <w:szCs w:val="20"/>
              </w:rPr>
              <w:t xml:space="preserve">Presenza di flussi d’aria. Non esporre direttamente le persone al flusso di aria fredda o calda. </w:t>
            </w:r>
          </w:p>
          <w:p w:rsidR="00E257F3" w:rsidRPr="004E6D66" w:rsidRDefault="00E257F3" w:rsidP="00E257F3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4E6D66">
              <w:rPr>
                <w:sz w:val="20"/>
                <w:szCs w:val="20"/>
              </w:rPr>
              <w:t xml:space="preserve">Non bloccare l’ingresso o l’uscita dei flussi d’aria. </w:t>
            </w:r>
          </w:p>
          <w:p w:rsidR="00E257F3" w:rsidRPr="004E6D66" w:rsidRDefault="00E257F3" w:rsidP="00E257F3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4E6D66">
              <w:rPr>
                <w:sz w:val="20"/>
                <w:szCs w:val="20"/>
              </w:rPr>
              <w:t>Presenza di acqua non potabile. Non bere l’acqua fuoriuscita dalla macchina.</w:t>
            </w:r>
          </w:p>
          <w:p w:rsidR="00E257F3" w:rsidRPr="004E6D66" w:rsidRDefault="00E257F3" w:rsidP="00E257F3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4E6D66">
              <w:rPr>
                <w:sz w:val="20"/>
                <w:szCs w:val="20"/>
              </w:rPr>
              <w:t xml:space="preserve">Per evitare la contaminazione degli alimenti, quest’ultimi non devono venire a contatto diretto con la macchina ma posti in adeguati contenitori. </w:t>
            </w:r>
          </w:p>
          <w:p w:rsidR="00E257F3" w:rsidRPr="004E6D66" w:rsidRDefault="00E257F3" w:rsidP="00E257F3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4E6D66">
              <w:rPr>
                <w:sz w:val="20"/>
                <w:szCs w:val="20"/>
              </w:rPr>
              <w:t xml:space="preserve">Presenza di tubi gas con alte o basse temperature. Prima di toccare i tubi accertarsi della loro temperatura. Utilizzare adeguati guanti protettivi. </w:t>
            </w:r>
          </w:p>
          <w:p w:rsidR="00E257F3" w:rsidRPr="004E6D66" w:rsidRDefault="00E257F3" w:rsidP="00E257F3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4E6D66">
              <w:rPr>
                <w:sz w:val="20"/>
                <w:szCs w:val="20"/>
              </w:rPr>
              <w:t xml:space="preserve">Presenza di parti in </w:t>
            </w:r>
            <w:proofErr w:type="spellStart"/>
            <w:r w:rsidRPr="004E6D66">
              <w:rPr>
                <w:sz w:val="20"/>
                <w:szCs w:val="20"/>
              </w:rPr>
              <w:t>plexy</w:t>
            </w:r>
            <w:proofErr w:type="spellEnd"/>
            <w:r w:rsidRPr="004E6D66">
              <w:rPr>
                <w:sz w:val="20"/>
                <w:szCs w:val="20"/>
              </w:rPr>
              <w:t xml:space="preserve">. Non colpire violentemente le parti in </w:t>
            </w:r>
            <w:proofErr w:type="spellStart"/>
            <w:r w:rsidRPr="004E6D66">
              <w:rPr>
                <w:sz w:val="20"/>
                <w:szCs w:val="20"/>
              </w:rPr>
              <w:t>plexy</w:t>
            </w:r>
            <w:proofErr w:type="spellEnd"/>
            <w:r w:rsidRPr="004E6D66">
              <w:rPr>
                <w:sz w:val="20"/>
                <w:szCs w:val="20"/>
              </w:rPr>
              <w:t>.</w:t>
            </w:r>
          </w:p>
          <w:p w:rsidR="00E257F3" w:rsidRPr="004E6D66" w:rsidRDefault="00E257F3" w:rsidP="00E257F3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4E6D66">
              <w:rPr>
                <w:sz w:val="20"/>
                <w:szCs w:val="20"/>
              </w:rPr>
              <w:t>in caso di rumore, odori o fumo anomali provenienti dalla macchina, scollegare il cavo di alimentazione e rivolgersi al centro assistenza autorizzato.</w:t>
            </w:r>
          </w:p>
          <w:p w:rsidR="00E257F3" w:rsidRPr="004E6D66" w:rsidRDefault="00E257F3" w:rsidP="00E257F3">
            <w:pPr>
              <w:pStyle w:val="Paragrafoelenco"/>
              <w:numPr>
                <w:ilvl w:val="0"/>
                <w:numId w:val="4"/>
              </w:numPr>
              <w:suppressAutoHyphens w:val="0"/>
              <w:autoSpaceDN/>
              <w:jc w:val="both"/>
              <w:textAlignment w:val="auto"/>
              <w:rPr>
                <w:sz w:val="20"/>
                <w:szCs w:val="20"/>
              </w:rPr>
            </w:pPr>
            <w:r w:rsidRPr="004E6D66">
              <w:rPr>
                <w:sz w:val="20"/>
                <w:szCs w:val="20"/>
              </w:rPr>
              <w:t>Non installare la macchina in luoghi esposti direttamente all’aria di mare carica di sale o sotto luce solare diretta.</w:t>
            </w:r>
          </w:p>
        </w:tc>
      </w:tr>
      <w:tr w:rsidR="00E257F3" w:rsidRPr="004E6D66" w:rsidTr="007A0394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257F3" w:rsidRPr="004E6D66" w:rsidRDefault="00E257F3" w:rsidP="007A0394">
            <w:pPr>
              <w:rPr>
                <w:b/>
                <w:sz w:val="20"/>
                <w:szCs w:val="20"/>
              </w:rPr>
            </w:pPr>
            <w:r w:rsidRPr="004E6D66">
              <w:rPr>
                <w:b/>
                <w:sz w:val="20"/>
                <w:szCs w:val="20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57F3" w:rsidRPr="004E6D66" w:rsidRDefault="00E257F3" w:rsidP="007A0394">
            <w:pPr>
              <w:rPr>
                <w:sz w:val="20"/>
                <w:szCs w:val="20"/>
              </w:rPr>
            </w:pPr>
            <w:ins w:id="1" w:author="Lionel" w:date="2019-02-04T17:57:00Z">
              <w:r w:rsidRPr="004E6D66">
                <w:rPr>
                  <w:noProof/>
                  <w:sz w:val="20"/>
                  <w:szCs w:val="20"/>
                </w:rPr>
                <w:drawing>
                  <wp:anchor distT="0" distB="0" distL="114300" distR="114300" simplePos="0" relativeHeight="251661312" behindDoc="0" locked="0" layoutInCell="1" allowOverlap="1" wp14:anchorId="3C053763" wp14:editId="2F2AA33D">
                    <wp:simplePos x="0" y="0"/>
                    <wp:positionH relativeFrom="column">
                      <wp:posOffset>2588895</wp:posOffset>
                    </wp:positionH>
                    <wp:positionV relativeFrom="paragraph">
                      <wp:posOffset>-38100</wp:posOffset>
                    </wp:positionV>
                    <wp:extent cx="1314000" cy="468000"/>
                    <wp:effectExtent l="0" t="0" r="0" b="0"/>
                    <wp:wrapSquare wrapText="bothSides"/>
                    <wp:docPr id="74" name="Immagine 38" descr="E17137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8" descr="E17137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4000" cy="468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  <w:ins w:id="2" w:author="Lionel" w:date="2019-02-04T17:45:00Z">
              <w:r w:rsidRPr="004E6D66">
                <w:rPr>
                  <w:noProof/>
                  <w:sz w:val="20"/>
                  <w:szCs w:val="20"/>
                </w:rPr>
                <w:drawing>
                  <wp:anchor distT="0" distB="0" distL="114300" distR="114300" simplePos="0" relativeHeight="251660288" behindDoc="0" locked="0" layoutInCell="1" allowOverlap="1" wp14:anchorId="11C51F93" wp14:editId="5258F7A9">
                    <wp:simplePos x="0" y="0"/>
                    <wp:positionH relativeFrom="column">
                      <wp:posOffset>1268730</wp:posOffset>
                    </wp:positionH>
                    <wp:positionV relativeFrom="paragraph">
                      <wp:posOffset>7620</wp:posOffset>
                    </wp:positionV>
                    <wp:extent cx="1313815" cy="467995"/>
                    <wp:effectExtent l="0" t="0" r="0" b="0"/>
                    <wp:wrapSquare wrapText="bothSides"/>
                    <wp:docPr id="75" name="Immagine 8" descr="E1747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8" descr="E1747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  <w:r w:rsidRPr="004E6D66">
                <w:rPr>
                  <w:noProof/>
                  <w:sz w:val="20"/>
                  <w:szCs w:val="20"/>
                </w:rPr>
                <w:drawing>
                  <wp:anchor distT="0" distB="0" distL="114300" distR="114300" simplePos="0" relativeHeight="251659264" behindDoc="1" locked="0" layoutInCell="1" allowOverlap="1" wp14:anchorId="3A21DD25" wp14:editId="402DAA9C">
                    <wp:simplePos x="0" y="0"/>
                    <wp:positionH relativeFrom="column">
                      <wp:posOffset>-43180</wp:posOffset>
                    </wp:positionH>
                    <wp:positionV relativeFrom="paragraph">
                      <wp:posOffset>8255</wp:posOffset>
                    </wp:positionV>
                    <wp:extent cx="1313815" cy="467995"/>
                    <wp:effectExtent l="0" t="0" r="0" b="0"/>
                    <wp:wrapNone/>
                    <wp:docPr id="76" name="Immagine 76" descr="E1709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4" descr="E1709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  <w:p w:rsidR="00E257F3" w:rsidRPr="004E6D66" w:rsidRDefault="00E257F3" w:rsidP="007A0394">
            <w:pPr>
              <w:rPr>
                <w:sz w:val="20"/>
                <w:szCs w:val="20"/>
              </w:rPr>
            </w:pPr>
            <w:ins w:id="3" w:author="Lionel" w:date="2019-02-05T10:21:00Z">
              <w:r w:rsidRPr="004E6D66">
                <w:rPr>
                  <w:noProof/>
                  <w:sz w:val="20"/>
                  <w:szCs w:val="20"/>
                </w:rPr>
                <w:drawing>
                  <wp:anchor distT="0" distB="0" distL="114300" distR="114300" simplePos="0" relativeHeight="251662336" behindDoc="0" locked="0" layoutInCell="1" allowOverlap="1" wp14:anchorId="32F6F82B" wp14:editId="479B46C3">
                    <wp:simplePos x="0" y="0"/>
                    <wp:positionH relativeFrom="column">
                      <wp:posOffset>-4017010</wp:posOffset>
                    </wp:positionH>
                    <wp:positionV relativeFrom="paragraph">
                      <wp:posOffset>295910</wp:posOffset>
                    </wp:positionV>
                    <wp:extent cx="1310005" cy="467995"/>
                    <wp:effectExtent l="0" t="0" r="0" b="0"/>
                    <wp:wrapSquare wrapText="bothSides"/>
                    <wp:docPr id="77" name="Immagine 15" descr="1831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5" descr="1831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000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</w:tc>
      </w:tr>
      <w:tr w:rsidR="00E257F3" w:rsidRPr="004E6D66" w:rsidTr="007A0394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E257F3" w:rsidRPr="004E6D66" w:rsidRDefault="00E257F3" w:rsidP="007A0394">
            <w:pPr>
              <w:rPr>
                <w:b/>
                <w:sz w:val="20"/>
                <w:szCs w:val="20"/>
              </w:rPr>
            </w:pPr>
            <w:r w:rsidRPr="004E6D66">
              <w:rPr>
                <w:b/>
                <w:sz w:val="20"/>
                <w:szCs w:val="20"/>
              </w:rPr>
              <w:lastRenderedPageBreak/>
              <w:t>DPI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257F3" w:rsidRPr="004E6D66" w:rsidRDefault="00E257F3" w:rsidP="007A0394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4E6D66">
              <w:rPr>
                <w:noProof/>
                <w:sz w:val="20"/>
                <w:szCs w:val="20"/>
              </w:rPr>
              <w:t>Guanti di protezione contro rischi meccanici (EN 388)</w:t>
            </w:r>
          </w:p>
          <w:p w:rsidR="00E257F3" w:rsidRPr="004E6D66" w:rsidRDefault="00E257F3" w:rsidP="007A0394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4E6D66">
              <w:rPr>
                <w:noProof/>
                <w:sz w:val="20"/>
                <w:szCs w:val="20"/>
              </w:rPr>
              <w:t>Scarpa di sicurezza (EN ISO 20345)</w:t>
            </w:r>
          </w:p>
          <w:p w:rsidR="00E257F3" w:rsidRPr="004E6D66" w:rsidRDefault="00E257F3" w:rsidP="007A0394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4E6D66">
              <w:rPr>
                <w:noProof/>
                <w:sz w:val="20"/>
                <w:szCs w:val="20"/>
              </w:rPr>
              <w:t>Cuffie per alimenti TNT (EN 340)</w:t>
            </w:r>
          </w:p>
          <w:p w:rsidR="00E257F3" w:rsidRPr="004E6D66" w:rsidRDefault="00E257F3" w:rsidP="007A0394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4E6D66">
              <w:rPr>
                <w:noProof/>
                <w:sz w:val="20"/>
                <w:szCs w:val="20"/>
              </w:rPr>
              <w:t>Tuta da lavoro</w:t>
            </w:r>
          </w:p>
        </w:tc>
      </w:tr>
    </w:tbl>
    <w:p w:rsidR="00F44056" w:rsidRPr="004E6D66" w:rsidRDefault="00F44056">
      <w:pPr>
        <w:rPr>
          <w:sz w:val="20"/>
          <w:szCs w:val="20"/>
        </w:rPr>
      </w:pPr>
      <w:bookmarkStart w:id="4" w:name="_GoBack"/>
      <w:bookmarkEnd w:id="4"/>
    </w:p>
    <w:sectPr w:rsidR="00F44056" w:rsidRPr="004E6D6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EF1EDA"/>
    <w:multiLevelType w:val="hybridMultilevel"/>
    <w:tmpl w:val="7E28635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12633A"/>
    <w:multiLevelType w:val="hybridMultilevel"/>
    <w:tmpl w:val="E69A40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4364C9"/>
    <w:multiLevelType w:val="hybridMultilevel"/>
    <w:tmpl w:val="6CD45E3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Lionel">
    <w15:presenceInfo w15:providerId="None" w15:userId="Lione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7F3"/>
    <w:rsid w:val="004E6D66"/>
    <w:rsid w:val="00E257F3"/>
    <w:rsid w:val="00F44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77ADA26-5944-4604-93D6-A4034CB75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E257F3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E257F3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E257F3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rsid w:val="00E257F3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11" Type="http://schemas.openxmlformats.org/officeDocument/2006/relationships/theme" Target="theme/theme1.xml"/><Relationship Id="rId5" Type="http://schemas.openxmlformats.org/officeDocument/2006/relationships/image" Target="media/image1.gif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454</Words>
  <Characters>2590</Characters>
  <Application>Microsoft Office Word</Application>
  <DocSecurity>0</DocSecurity>
  <Lines>21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2</cp:revision>
  <dcterms:created xsi:type="dcterms:W3CDTF">2019-06-17T09:07:00Z</dcterms:created>
  <dcterms:modified xsi:type="dcterms:W3CDTF">2019-06-17T09:24:00Z</dcterms:modified>
</cp:coreProperties>
</file>