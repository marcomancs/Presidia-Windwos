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087434" w:rsidRPr="00FE26E4" w:rsidTr="007B07A8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87434" w:rsidRPr="00FE26E4" w:rsidRDefault="00087434" w:rsidP="007B07A8">
            <w:pPr>
              <w:pStyle w:val="Titolo3"/>
            </w:pPr>
            <w:r>
              <w:rPr>
                <w:sz w:val="22"/>
                <w:szCs w:val="22"/>
              </w:rPr>
              <w:br w:type="page"/>
            </w:r>
            <w:r>
              <w:rPr>
                <w:sz w:val="22"/>
                <w:szCs w:val="22"/>
              </w:rPr>
              <w:br w:type="page"/>
            </w:r>
            <w:bookmarkStart w:id="0" w:name="_Toc11742398"/>
            <w:r>
              <w:t xml:space="preserve">ATTREZZATURE: </w:t>
            </w:r>
            <w:bookmarkStart w:id="1" w:name="_GoBack"/>
            <w:bookmarkEnd w:id="0"/>
            <w:r>
              <w:t>ORTOPANTOGRAFO (per panoramiche dentali)</w:t>
            </w:r>
            <w:bookmarkEnd w:id="1"/>
          </w:p>
        </w:tc>
      </w:tr>
      <w:tr w:rsidR="00087434" w:rsidRPr="00671D56" w:rsidTr="007B07A8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87434" w:rsidRPr="006C1934" w:rsidRDefault="00087434" w:rsidP="007B07A8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7434" w:rsidRDefault="00087434" w:rsidP="007B07A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087434" w:rsidRPr="00671D56" w:rsidRDefault="00087434" w:rsidP="007B07A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</w:tc>
      </w:tr>
      <w:tr w:rsidR="00087434" w:rsidRPr="00AC3990" w:rsidTr="007B07A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87434" w:rsidRPr="006C1934" w:rsidRDefault="00087434" w:rsidP="007B07A8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7434" w:rsidRPr="00AC3990" w:rsidRDefault="00087434" w:rsidP="007B07A8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  <w:r>
              <w:rPr>
                <w:bCs/>
                <w:iCs/>
                <w:sz w:val="20"/>
                <w:szCs w:val="18"/>
              </w:rPr>
              <w:t xml:space="preserve"> </w:t>
            </w:r>
          </w:p>
        </w:tc>
      </w:tr>
      <w:tr w:rsidR="00087434" w:rsidRPr="0068096D" w:rsidTr="007B07A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87434" w:rsidRPr="006C1934" w:rsidRDefault="00087434" w:rsidP="007B07A8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7434" w:rsidRPr="0068096D" w:rsidRDefault="00087434" w:rsidP="007B07A8">
            <w:pPr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>ELETTROCUZIONE</w:t>
            </w:r>
            <w:r>
              <w:rPr>
                <w:caps/>
                <w:sz w:val="20"/>
                <w:szCs w:val="20"/>
              </w:rPr>
              <w:t xml:space="preserve"> </w:t>
            </w:r>
          </w:p>
        </w:tc>
      </w:tr>
      <w:tr w:rsidR="00087434" w:rsidRPr="003162E1" w:rsidTr="007B07A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87434" w:rsidRPr="006C1934" w:rsidRDefault="00087434" w:rsidP="007B07A8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7434" w:rsidRPr="00087434" w:rsidRDefault="00087434" w:rsidP="007B07A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087434">
              <w:rPr>
                <w:color w:val="000000"/>
                <w:sz w:val="20"/>
                <w:szCs w:val="20"/>
              </w:rPr>
              <w:t>Prima di ogni radiografia devono essere applicate guaine di protezione</w:t>
            </w:r>
            <w:r w:rsidRPr="00087434">
              <w:rPr>
                <w:color w:val="000000"/>
                <w:sz w:val="20"/>
                <w:szCs w:val="20"/>
              </w:rPr>
              <w:br/>
              <w:t>igienica (articolo monouso).</w:t>
            </w:r>
          </w:p>
          <w:p w:rsidR="00087434" w:rsidRPr="00087434" w:rsidRDefault="00087434" w:rsidP="007B07A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087434">
              <w:rPr>
                <w:color w:val="000000"/>
                <w:sz w:val="20"/>
                <w:szCs w:val="20"/>
              </w:rPr>
              <w:t>Gli articoli monouso devono essere smaltiti immediatamente dopo l'utilizzo. Gli articolo</w:t>
            </w:r>
            <w:r w:rsidRPr="00087434">
              <w:rPr>
                <w:color w:val="000000"/>
                <w:sz w:val="20"/>
                <w:szCs w:val="20"/>
              </w:rPr>
              <w:t xml:space="preserve"> </w:t>
            </w:r>
            <w:r w:rsidRPr="00087434">
              <w:rPr>
                <w:color w:val="000000"/>
                <w:sz w:val="20"/>
                <w:szCs w:val="20"/>
              </w:rPr>
              <w:t>monouso non vanno utilizzati più volte</w:t>
            </w:r>
          </w:p>
          <w:p w:rsidR="00087434" w:rsidRPr="00087434" w:rsidRDefault="00087434" w:rsidP="007B07A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087434">
              <w:rPr>
                <w:color w:val="000000"/>
                <w:sz w:val="20"/>
                <w:szCs w:val="20"/>
              </w:rPr>
              <w:t>Non coprire in alcun caso le fessure di ventilazione dell'apparecchio, in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87434">
              <w:rPr>
                <w:color w:val="000000"/>
                <w:sz w:val="20"/>
                <w:szCs w:val="20"/>
              </w:rPr>
              <w:t>quanto ciò ostacola la circolazione dell'aria. Inoltre, questo può provocare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87434">
              <w:rPr>
                <w:color w:val="000000"/>
                <w:sz w:val="20"/>
                <w:szCs w:val="20"/>
              </w:rPr>
              <w:t>un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87434">
              <w:rPr>
                <w:color w:val="000000"/>
                <w:sz w:val="20"/>
                <w:szCs w:val="20"/>
              </w:rPr>
              <w:t>surriscaldamento dell'apparecchio.</w:t>
            </w:r>
          </w:p>
          <w:p w:rsidR="00087434" w:rsidRPr="00087434" w:rsidRDefault="00087434" w:rsidP="007B07A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087434">
              <w:rPr>
                <w:color w:val="000000"/>
                <w:sz w:val="20"/>
                <w:szCs w:val="20"/>
              </w:rPr>
              <w:t>Non spruzzare liquidi, ad esempio disinfettanti, nelle fessure di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87434">
              <w:rPr>
                <w:color w:val="000000"/>
                <w:sz w:val="20"/>
                <w:szCs w:val="20"/>
              </w:rPr>
              <w:t>ventilazione. Ciò potrebbe portare a malfunzionamenti. Nell'area delle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87434">
              <w:rPr>
                <w:color w:val="000000"/>
                <w:sz w:val="20"/>
                <w:szCs w:val="20"/>
              </w:rPr>
              <w:t>fessure di ventilazione utilizzare solo la disinfezione con panno umido.</w:t>
            </w:r>
          </w:p>
          <w:p w:rsidR="00087434" w:rsidRPr="00087434" w:rsidRDefault="00087434" w:rsidP="007B07A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087434">
              <w:rPr>
                <w:color w:val="000000"/>
                <w:sz w:val="20"/>
                <w:szCs w:val="20"/>
              </w:rPr>
              <w:t>In seguito a forti oscillazioni di temperatura è possibile che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87434">
              <w:rPr>
                <w:color w:val="000000"/>
                <w:sz w:val="20"/>
                <w:szCs w:val="20"/>
              </w:rPr>
              <w:t>nell'apparecchio si formi della condensa. Attivare l'apparecchio solo dopo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087434">
              <w:rPr>
                <w:color w:val="000000"/>
                <w:sz w:val="20"/>
                <w:szCs w:val="20"/>
              </w:rPr>
              <w:t>che è stata raggiunta una temperatura ambiente normale</w:t>
            </w:r>
          </w:p>
          <w:p w:rsidR="00087434" w:rsidRPr="00087434" w:rsidRDefault="00087434" w:rsidP="007B07A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087434">
              <w:rPr>
                <w:color w:val="000000"/>
                <w:sz w:val="20"/>
                <w:szCs w:val="20"/>
              </w:rPr>
              <w:t>Il personale da formare, istruire, addestrare oppure il personale che si</w:t>
            </w:r>
            <w:r w:rsidR="00012C98">
              <w:rPr>
                <w:color w:val="000000"/>
                <w:sz w:val="20"/>
                <w:szCs w:val="20"/>
              </w:rPr>
              <w:t xml:space="preserve"> </w:t>
            </w:r>
            <w:r w:rsidRPr="00087434">
              <w:rPr>
                <w:color w:val="000000"/>
                <w:sz w:val="20"/>
                <w:szCs w:val="20"/>
              </w:rPr>
              <w:t>trova nell'ambito di una formazione generale può utilizzare l'apparecchio</w:t>
            </w:r>
            <w:r w:rsidRPr="00087434">
              <w:rPr>
                <w:color w:val="000000"/>
                <w:sz w:val="20"/>
                <w:szCs w:val="20"/>
              </w:rPr>
              <w:br/>
              <w:t>esclusivamente sotto la continua supervisione di una persona esperta.</w:t>
            </w:r>
            <w:r w:rsidRPr="00087434">
              <w:rPr>
                <w:color w:val="000000"/>
                <w:sz w:val="20"/>
                <w:szCs w:val="20"/>
              </w:rPr>
              <w:br/>
              <w:t>Per l'utilizzo dell'apparecchio il personale operativo deve:</w:t>
            </w:r>
            <w:r w:rsidRPr="00087434">
              <w:rPr>
                <w:color w:val="000000"/>
                <w:sz w:val="20"/>
                <w:szCs w:val="20"/>
              </w:rPr>
              <w:br/>
              <w:t>● aver letto e compreso le istruzioni d'uso</w:t>
            </w:r>
            <w:r w:rsidRPr="00087434">
              <w:rPr>
                <w:color w:val="000000"/>
                <w:sz w:val="20"/>
                <w:szCs w:val="20"/>
              </w:rPr>
              <w:br/>
              <w:t>● conoscere la struttura basilare e le funzioni dell'apparecchio</w:t>
            </w:r>
            <w:r w:rsidRPr="00087434">
              <w:rPr>
                <w:color w:val="000000"/>
                <w:sz w:val="20"/>
                <w:szCs w:val="20"/>
              </w:rPr>
              <w:br/>
              <w:t>● saper rilevare irregolarità nel funzionamento ed eventualmente</w:t>
            </w:r>
            <w:r w:rsidRPr="00087434">
              <w:rPr>
                <w:color w:val="000000"/>
                <w:sz w:val="20"/>
                <w:szCs w:val="20"/>
              </w:rPr>
              <w:br/>
              <w:t>introdurre misure corrispondenti</w:t>
            </w:r>
            <w:r w:rsidRPr="00087434">
              <w:rPr>
                <w:color w:val="000000"/>
                <w:sz w:val="20"/>
                <w:szCs w:val="20"/>
              </w:rPr>
              <w:br/>
              <w:t>L'operatore dell'apparecchio deve essere opportunamente istruito in</w:t>
            </w:r>
            <w:r w:rsidRPr="00087434">
              <w:rPr>
                <w:color w:val="000000"/>
                <w:sz w:val="20"/>
                <w:szCs w:val="20"/>
              </w:rPr>
              <w:br/>
              <w:t>merito ai principi della protezione operativa e della protezione contro le</w:t>
            </w:r>
            <w:r w:rsidRPr="00087434">
              <w:rPr>
                <w:color w:val="000000"/>
                <w:sz w:val="20"/>
                <w:szCs w:val="20"/>
              </w:rPr>
              <w:br/>
              <w:t>radiazioni per la tecnologia DVT.</w:t>
            </w:r>
          </w:p>
          <w:p w:rsidR="00087434" w:rsidRPr="00087434" w:rsidRDefault="00087434" w:rsidP="007B07A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087434">
              <w:rPr>
                <w:color w:val="000000"/>
                <w:sz w:val="20"/>
                <w:szCs w:val="20"/>
              </w:rPr>
              <w:t>All'attivazione dell'apparecchio nessun paziente deve essere posizionato</w:t>
            </w:r>
            <w:r w:rsidRPr="00087434">
              <w:rPr>
                <w:color w:val="000000"/>
                <w:sz w:val="20"/>
                <w:szCs w:val="20"/>
              </w:rPr>
              <w:br/>
              <w:t>nello stesso. Un malfunzionamento potrebbe provocare lesioni al</w:t>
            </w:r>
            <w:r w:rsidR="00012C98">
              <w:rPr>
                <w:color w:val="000000"/>
                <w:sz w:val="20"/>
                <w:szCs w:val="20"/>
              </w:rPr>
              <w:t xml:space="preserve"> </w:t>
            </w:r>
            <w:r w:rsidRPr="00087434">
              <w:rPr>
                <w:color w:val="000000"/>
                <w:sz w:val="20"/>
                <w:szCs w:val="20"/>
              </w:rPr>
              <w:t>paziente.</w:t>
            </w:r>
            <w:r w:rsidRPr="00087434">
              <w:rPr>
                <w:color w:val="000000"/>
                <w:sz w:val="20"/>
                <w:szCs w:val="20"/>
              </w:rPr>
              <w:br/>
              <w:t>Se si verifica un errore che richiede la disattivazione e la riattivazione</w:t>
            </w:r>
            <w:r w:rsidRPr="00087434">
              <w:rPr>
                <w:color w:val="000000"/>
                <w:sz w:val="20"/>
                <w:szCs w:val="20"/>
              </w:rPr>
              <w:br/>
              <w:t>dell'apparecchio, il paziente deve essere necessariamente allontanato</w:t>
            </w:r>
            <w:r w:rsidRPr="00087434">
              <w:rPr>
                <w:color w:val="000000"/>
                <w:sz w:val="20"/>
                <w:szCs w:val="20"/>
              </w:rPr>
              <w:br/>
              <w:t>dall'apparecchio al più tardi prima della riattivazione</w:t>
            </w:r>
          </w:p>
          <w:p w:rsidR="00087434" w:rsidRPr="00087434" w:rsidRDefault="00087434" w:rsidP="007B07A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087434">
              <w:rPr>
                <w:color w:val="000000"/>
                <w:sz w:val="20"/>
                <w:szCs w:val="20"/>
              </w:rPr>
              <w:t>Osservare le disposizioni in vigore sulla protezione dalle radiazioni,</w:t>
            </w:r>
            <w:r w:rsidR="00012C98">
              <w:rPr>
                <w:color w:val="000000"/>
                <w:sz w:val="20"/>
                <w:szCs w:val="20"/>
              </w:rPr>
              <w:t xml:space="preserve"> </w:t>
            </w:r>
            <w:r w:rsidRPr="00087434">
              <w:rPr>
                <w:color w:val="000000"/>
                <w:sz w:val="20"/>
                <w:szCs w:val="20"/>
              </w:rPr>
              <w:t xml:space="preserve">nonché le misure di protezione dalle radiazioni. </w:t>
            </w:r>
          </w:p>
          <w:p w:rsidR="00087434" w:rsidRPr="00087434" w:rsidRDefault="00087434" w:rsidP="007B07A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087434">
              <w:rPr>
                <w:color w:val="000000"/>
                <w:sz w:val="20"/>
                <w:szCs w:val="20"/>
              </w:rPr>
              <w:t>Utilizzare gli accessori di</w:t>
            </w:r>
            <w:r w:rsidRPr="00087434">
              <w:rPr>
                <w:color w:val="000000"/>
                <w:sz w:val="20"/>
                <w:szCs w:val="20"/>
              </w:rPr>
              <w:t xml:space="preserve"> </w:t>
            </w:r>
            <w:r w:rsidRPr="00087434">
              <w:rPr>
                <w:color w:val="000000"/>
                <w:sz w:val="20"/>
                <w:szCs w:val="20"/>
              </w:rPr>
              <w:t>protezione dalle radiazioni previsti. Per ridurre l'esposizione alle</w:t>
            </w:r>
            <w:r w:rsidRPr="00087434">
              <w:rPr>
                <w:color w:val="000000"/>
                <w:sz w:val="20"/>
                <w:szCs w:val="20"/>
              </w:rPr>
              <w:t xml:space="preserve"> </w:t>
            </w:r>
            <w:r w:rsidRPr="00087434">
              <w:rPr>
                <w:color w:val="000000"/>
                <w:sz w:val="20"/>
                <w:szCs w:val="20"/>
              </w:rPr>
              <w:t>radiazioni</w:t>
            </w:r>
            <w:r w:rsidRPr="00087434">
              <w:rPr>
                <w:color w:val="000000"/>
                <w:sz w:val="20"/>
                <w:szCs w:val="20"/>
              </w:rPr>
              <w:t xml:space="preserve"> si</w:t>
            </w:r>
            <w:r w:rsidRPr="00087434">
              <w:rPr>
                <w:color w:val="000000"/>
                <w:sz w:val="20"/>
                <w:szCs w:val="20"/>
              </w:rPr>
              <w:t xml:space="preserve"> consiglia l'utilizzo di bismuto, schermature in piombo o</w:t>
            </w:r>
            <w:r w:rsidRPr="00087434">
              <w:rPr>
                <w:color w:val="000000"/>
                <w:sz w:val="20"/>
                <w:szCs w:val="20"/>
              </w:rPr>
              <w:t xml:space="preserve"> </w:t>
            </w:r>
            <w:r w:rsidRPr="00087434">
              <w:rPr>
                <w:color w:val="000000"/>
                <w:sz w:val="20"/>
                <w:szCs w:val="20"/>
              </w:rPr>
              <w:t>grembiuli, in particolare per pazienti pediatrici.</w:t>
            </w:r>
          </w:p>
          <w:p w:rsidR="00087434" w:rsidRPr="00087434" w:rsidRDefault="00087434" w:rsidP="007B07A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087434">
              <w:rPr>
                <w:color w:val="000000"/>
                <w:sz w:val="20"/>
                <w:szCs w:val="20"/>
              </w:rPr>
              <w:t>Durante la radiografia, il personale deve allontanarsi dal tubo radiogeno</w:t>
            </w:r>
            <w:r w:rsidRPr="00087434">
              <w:rPr>
                <w:color w:val="000000"/>
                <w:sz w:val="20"/>
                <w:szCs w:val="20"/>
              </w:rPr>
              <w:br/>
              <w:t>nella misura consentita dal cavo a spirale.</w:t>
            </w:r>
          </w:p>
          <w:p w:rsidR="00087434" w:rsidRPr="00087434" w:rsidRDefault="00087434" w:rsidP="007B07A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087434">
              <w:rPr>
                <w:color w:val="000000"/>
                <w:sz w:val="20"/>
                <w:szCs w:val="20"/>
              </w:rPr>
              <w:t>Oltre al paziente, durante la radiografia nella sala non devono trovarsi</w:t>
            </w:r>
            <w:r w:rsidRPr="00087434">
              <w:rPr>
                <w:color w:val="000000"/>
                <w:sz w:val="20"/>
                <w:szCs w:val="20"/>
              </w:rPr>
              <w:br/>
              <w:t>altre persone sprovviste di misure di protezione dalle radiazioni. In casi</w:t>
            </w:r>
            <w:r w:rsidRPr="00087434">
              <w:rPr>
                <w:color w:val="000000"/>
                <w:sz w:val="20"/>
                <w:szCs w:val="20"/>
              </w:rPr>
              <w:br/>
              <w:t>eccezionali una terza persona può prestare aiuto, ma non il personale</w:t>
            </w:r>
            <w:r w:rsidR="00012C98">
              <w:rPr>
                <w:color w:val="000000"/>
                <w:sz w:val="20"/>
                <w:szCs w:val="20"/>
              </w:rPr>
              <w:t xml:space="preserve"> </w:t>
            </w:r>
            <w:r w:rsidRPr="00087434">
              <w:rPr>
                <w:color w:val="000000"/>
                <w:sz w:val="20"/>
                <w:szCs w:val="20"/>
              </w:rPr>
              <w:t xml:space="preserve">dello studio. </w:t>
            </w:r>
          </w:p>
          <w:p w:rsidR="00087434" w:rsidRPr="00087434" w:rsidRDefault="00087434" w:rsidP="007B07A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087434">
              <w:rPr>
                <w:color w:val="000000"/>
                <w:sz w:val="20"/>
                <w:szCs w:val="20"/>
              </w:rPr>
              <w:t>Durante la radiografia deve essere garantito il contatto visivo</w:t>
            </w:r>
            <w:r w:rsidR="00012C98">
              <w:rPr>
                <w:color w:val="000000"/>
                <w:sz w:val="20"/>
                <w:szCs w:val="20"/>
              </w:rPr>
              <w:t xml:space="preserve"> </w:t>
            </w:r>
            <w:r w:rsidRPr="00087434">
              <w:rPr>
                <w:color w:val="000000"/>
                <w:sz w:val="20"/>
                <w:szCs w:val="20"/>
              </w:rPr>
              <w:t>con il paziente e l'apparecchio.</w:t>
            </w:r>
          </w:p>
          <w:p w:rsidR="00087434" w:rsidRPr="00087434" w:rsidRDefault="00087434" w:rsidP="007B07A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087434">
              <w:rPr>
                <w:color w:val="000000"/>
                <w:sz w:val="20"/>
                <w:szCs w:val="20"/>
              </w:rPr>
              <w:t>In caso di anomalie, interrompere la radiografia rilasciando</w:t>
            </w:r>
            <w:r w:rsidRPr="00087434">
              <w:rPr>
                <w:color w:val="000000"/>
                <w:sz w:val="20"/>
                <w:szCs w:val="20"/>
              </w:rPr>
              <w:t xml:space="preserve"> </w:t>
            </w:r>
            <w:r w:rsidRPr="00087434">
              <w:rPr>
                <w:color w:val="000000"/>
                <w:sz w:val="20"/>
                <w:szCs w:val="20"/>
              </w:rPr>
              <w:t>immediatamente il tasto di attivazione.</w:t>
            </w:r>
          </w:p>
          <w:p w:rsidR="00012C98" w:rsidRPr="00012C98" w:rsidRDefault="00087434" w:rsidP="007B07A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087434">
              <w:rPr>
                <w:color w:val="000000"/>
                <w:sz w:val="20"/>
                <w:szCs w:val="20"/>
              </w:rPr>
              <w:t>Le guaine di protezione devono essere applicate nuove per ogni paziente</w:t>
            </w:r>
          </w:p>
          <w:p w:rsidR="00087434" w:rsidRPr="00087434" w:rsidRDefault="00087434" w:rsidP="00012C98">
            <w:pPr>
              <w:pStyle w:val="Paragrafoelenco"/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087434">
              <w:rPr>
                <w:color w:val="000000"/>
                <w:sz w:val="20"/>
                <w:szCs w:val="20"/>
              </w:rPr>
              <w:t>e tutti gli strumenti ausiliari per la radiografia devono essere ulteriormente</w:t>
            </w:r>
            <w:r w:rsidRPr="00087434">
              <w:rPr>
                <w:color w:val="000000"/>
                <w:sz w:val="20"/>
                <w:szCs w:val="20"/>
              </w:rPr>
              <w:br/>
              <w:t>disinfettati, per escludere un'eventuale trasmissione di agenti infettivi</w:t>
            </w:r>
            <w:r w:rsidRPr="00087434">
              <w:rPr>
                <w:color w:val="000000"/>
                <w:sz w:val="20"/>
                <w:szCs w:val="20"/>
              </w:rPr>
              <w:br/>
              <w:t>che, in determinate situazioni, potrebbero provocare gravi malattie.</w:t>
            </w:r>
            <w:r w:rsidRPr="00087434">
              <w:rPr>
                <w:color w:val="000000"/>
                <w:sz w:val="20"/>
                <w:szCs w:val="20"/>
              </w:rPr>
              <w:br/>
              <w:t>Deve essere esclusa la contaminazione crociata tra pazienti, utenti e</w:t>
            </w:r>
            <w:r w:rsidR="00012C98">
              <w:rPr>
                <w:color w:val="000000"/>
                <w:sz w:val="20"/>
                <w:szCs w:val="20"/>
              </w:rPr>
              <w:t xml:space="preserve"> </w:t>
            </w:r>
            <w:r w:rsidRPr="00087434">
              <w:rPr>
                <w:color w:val="000000"/>
                <w:sz w:val="20"/>
                <w:szCs w:val="20"/>
              </w:rPr>
              <w:t>terzi, adottando le adeguate misure igieniche</w:t>
            </w:r>
          </w:p>
          <w:p w:rsidR="00087434" w:rsidRPr="00087434" w:rsidRDefault="00087434" w:rsidP="007B07A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087434">
              <w:rPr>
                <w:color w:val="000000"/>
                <w:sz w:val="20"/>
                <w:szCs w:val="20"/>
              </w:rPr>
              <w:t>Per evitare anomalie nel funzionamento di apparecchi elettronici e</w:t>
            </w:r>
            <w:r w:rsidR="00012C98">
              <w:rPr>
                <w:color w:val="000000"/>
                <w:sz w:val="20"/>
                <w:szCs w:val="20"/>
              </w:rPr>
              <w:t xml:space="preserve"> </w:t>
            </w:r>
            <w:r w:rsidRPr="00087434">
              <w:rPr>
                <w:color w:val="000000"/>
                <w:sz w:val="20"/>
                <w:szCs w:val="20"/>
              </w:rPr>
              <w:t>memorie dati, è necessario rimuoverli prima della radiografia</w:t>
            </w:r>
          </w:p>
          <w:p w:rsidR="00087434" w:rsidRPr="00087434" w:rsidRDefault="00087434" w:rsidP="007B07A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087434">
              <w:rPr>
                <w:color w:val="000000"/>
                <w:sz w:val="20"/>
                <w:szCs w:val="20"/>
              </w:rPr>
              <w:lastRenderedPageBreak/>
              <w:t>I campi elettromagnetici possono influire sul funzionamento dei sistemi</w:t>
            </w:r>
            <w:r w:rsidRPr="00087434">
              <w:rPr>
                <w:color w:val="000000"/>
                <w:sz w:val="20"/>
                <w:szCs w:val="20"/>
              </w:rPr>
              <w:br/>
              <w:t xml:space="preserve">impiantati (ad es. </w:t>
            </w:r>
            <w:proofErr w:type="gramStart"/>
            <w:r w:rsidRPr="00087434">
              <w:rPr>
                <w:color w:val="000000"/>
                <w:sz w:val="20"/>
                <w:szCs w:val="20"/>
              </w:rPr>
              <w:t>pace-maker</w:t>
            </w:r>
            <w:proofErr w:type="gramEnd"/>
            <w:r w:rsidRPr="00087434">
              <w:rPr>
                <w:color w:val="000000"/>
                <w:sz w:val="20"/>
                <w:szCs w:val="20"/>
              </w:rPr>
              <w:t xml:space="preserve"> o impianti cocleari). Si prega di chiedere al</w:t>
            </w:r>
            <w:r w:rsidRPr="00087434">
              <w:rPr>
                <w:color w:val="000000"/>
                <w:sz w:val="20"/>
                <w:szCs w:val="20"/>
              </w:rPr>
              <w:br/>
              <w:t xml:space="preserve">paziente prima dell'inizio del trattamento se ha impiantato un </w:t>
            </w:r>
            <w:proofErr w:type="gramStart"/>
            <w:r w:rsidRPr="00087434">
              <w:rPr>
                <w:color w:val="000000"/>
                <w:sz w:val="20"/>
                <w:szCs w:val="20"/>
              </w:rPr>
              <w:t>pace-maker</w:t>
            </w:r>
            <w:proofErr w:type="gramEnd"/>
            <w:r w:rsidRPr="00087434">
              <w:rPr>
                <w:color w:val="000000"/>
                <w:sz w:val="20"/>
                <w:szCs w:val="20"/>
              </w:rPr>
              <w:br/>
              <w:t>o altri sistemi.</w:t>
            </w:r>
            <w:r w:rsidR="00012C98">
              <w:rPr>
                <w:color w:val="000000"/>
                <w:sz w:val="20"/>
                <w:szCs w:val="20"/>
              </w:rPr>
              <w:t xml:space="preserve"> </w:t>
            </w:r>
            <w:r w:rsidRPr="00087434">
              <w:rPr>
                <w:color w:val="000000"/>
                <w:sz w:val="20"/>
                <w:szCs w:val="20"/>
              </w:rPr>
              <w:t>Qualora ci fossero dei rischi, questi sono menzionati nella</w:t>
            </w:r>
            <w:r w:rsidRPr="00087434">
              <w:rPr>
                <w:color w:val="000000"/>
                <w:sz w:val="20"/>
                <w:szCs w:val="20"/>
              </w:rPr>
              <w:br/>
              <w:t>documentazione del produttore dell'impianto</w:t>
            </w:r>
          </w:p>
          <w:p w:rsidR="00087434" w:rsidRPr="00087434" w:rsidRDefault="00087434" w:rsidP="007B07A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087434">
              <w:rPr>
                <w:color w:val="000000"/>
                <w:sz w:val="20"/>
                <w:szCs w:val="20"/>
              </w:rPr>
              <w:t>In base a disposizioni legali, sono vietate modifiche dell'apparecchio che</w:t>
            </w:r>
            <w:r w:rsidRPr="00087434">
              <w:rPr>
                <w:color w:val="000000"/>
                <w:sz w:val="20"/>
                <w:szCs w:val="20"/>
              </w:rPr>
              <w:br/>
              <w:t>possono compromettere la sicurezza dell'utente, del paziente o di terzi!</w:t>
            </w:r>
            <w:r w:rsidRPr="00087434">
              <w:rPr>
                <w:color w:val="000000"/>
                <w:sz w:val="20"/>
                <w:szCs w:val="20"/>
              </w:rPr>
              <w:br/>
              <w:t>Per ragioni di sicurezza, questo prodotto deve essere utilizzato</w:t>
            </w:r>
            <w:r w:rsidR="00012C98">
              <w:rPr>
                <w:color w:val="000000"/>
                <w:sz w:val="20"/>
                <w:szCs w:val="20"/>
              </w:rPr>
              <w:t xml:space="preserve"> </w:t>
            </w:r>
            <w:r w:rsidRPr="00087434">
              <w:rPr>
                <w:color w:val="000000"/>
                <w:sz w:val="20"/>
                <w:szCs w:val="20"/>
              </w:rPr>
              <w:t xml:space="preserve">esclusivamente con accessori originali </w:t>
            </w:r>
            <w:proofErr w:type="spellStart"/>
            <w:r w:rsidRPr="00087434">
              <w:rPr>
                <w:color w:val="000000"/>
                <w:sz w:val="20"/>
                <w:szCs w:val="20"/>
              </w:rPr>
              <w:t xml:space="preserve">o </w:t>
            </w:r>
            <w:proofErr w:type="spellEnd"/>
            <w:r w:rsidRPr="00087434">
              <w:rPr>
                <w:color w:val="000000"/>
                <w:sz w:val="20"/>
                <w:szCs w:val="20"/>
              </w:rPr>
              <w:t>con accessori di terzi</w:t>
            </w:r>
            <w:r w:rsidR="00012C98">
              <w:rPr>
                <w:color w:val="000000"/>
                <w:sz w:val="20"/>
                <w:szCs w:val="20"/>
              </w:rPr>
              <w:t xml:space="preserve"> </w:t>
            </w:r>
            <w:r w:rsidRPr="00087434">
              <w:rPr>
                <w:color w:val="000000"/>
                <w:sz w:val="20"/>
                <w:szCs w:val="20"/>
              </w:rPr>
              <w:t>approvati. L'utente si assume tutti i rischi derivanti dall'impiego</w:t>
            </w:r>
            <w:r w:rsidR="00012C98">
              <w:rPr>
                <w:color w:val="000000"/>
                <w:sz w:val="20"/>
                <w:szCs w:val="20"/>
              </w:rPr>
              <w:t xml:space="preserve"> </w:t>
            </w:r>
            <w:r w:rsidRPr="00087434">
              <w:rPr>
                <w:color w:val="000000"/>
                <w:sz w:val="20"/>
                <w:szCs w:val="20"/>
              </w:rPr>
              <w:t>di accessori non approvati.</w:t>
            </w:r>
          </w:p>
          <w:p w:rsidR="00087434" w:rsidRPr="00087434" w:rsidRDefault="00087434" w:rsidP="007B07A8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087434">
              <w:rPr>
                <w:color w:val="000000"/>
                <w:sz w:val="20"/>
                <w:szCs w:val="20"/>
              </w:rPr>
              <w:t>Se nelle vicinanze dell'apparecchio radiologico vengono eseguite</w:t>
            </w:r>
            <w:r w:rsidRPr="00087434">
              <w:rPr>
                <w:color w:val="000000"/>
                <w:sz w:val="20"/>
                <w:szCs w:val="20"/>
              </w:rPr>
              <w:br/>
              <w:t>modifiche strutturali e l'apparecchio viene sottoposto a vibrazioni molto</w:t>
            </w:r>
            <w:r w:rsidRPr="00087434">
              <w:rPr>
                <w:color w:val="000000"/>
                <w:sz w:val="20"/>
                <w:szCs w:val="20"/>
              </w:rPr>
              <w:br/>
              <w:t>forti o addirittura a urti, è necessario che un tecnico dell'assistenza</w:t>
            </w:r>
            <w:r w:rsidR="00012C98">
              <w:rPr>
                <w:color w:val="000000"/>
                <w:sz w:val="20"/>
                <w:szCs w:val="20"/>
              </w:rPr>
              <w:t xml:space="preserve"> </w:t>
            </w:r>
            <w:r w:rsidRPr="00087434">
              <w:rPr>
                <w:color w:val="000000"/>
                <w:sz w:val="20"/>
                <w:szCs w:val="20"/>
              </w:rPr>
              <w:t>verifichi l'apparecchio ed eventualmente esegua una nuova regolazione</w:t>
            </w:r>
            <w:r w:rsidR="00012C98">
              <w:rPr>
                <w:color w:val="000000"/>
                <w:sz w:val="20"/>
                <w:szCs w:val="20"/>
              </w:rPr>
              <w:t xml:space="preserve"> </w:t>
            </w:r>
            <w:r w:rsidRPr="00087434">
              <w:rPr>
                <w:color w:val="000000"/>
                <w:sz w:val="20"/>
                <w:szCs w:val="20"/>
              </w:rPr>
              <w:t>e calibrazione.</w:t>
            </w:r>
          </w:p>
        </w:tc>
      </w:tr>
      <w:tr w:rsidR="00087434" w:rsidRPr="00A31A68" w:rsidTr="007B07A8">
        <w:trPr>
          <w:trHeight w:val="1250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87434" w:rsidRPr="006C1934" w:rsidRDefault="00087434" w:rsidP="007B07A8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7434" w:rsidRDefault="00087434" w:rsidP="007B07A8">
            <w:ins w:id="2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04475A5C" wp14:editId="40623CAF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7" name="Immagine 7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087434" w:rsidRDefault="00087434" w:rsidP="007B07A8"/>
          <w:p w:rsidR="00087434" w:rsidRPr="00A31A68" w:rsidRDefault="00087434" w:rsidP="007B07A8"/>
        </w:tc>
      </w:tr>
      <w:tr w:rsidR="00087434" w:rsidRPr="00063C88" w:rsidTr="007B07A8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87434" w:rsidRDefault="00087434" w:rsidP="007B07A8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7434" w:rsidRDefault="00087434" w:rsidP="007B07A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Guanti </w:t>
            </w:r>
          </w:p>
          <w:p w:rsidR="00087434" w:rsidRPr="00063C88" w:rsidRDefault="00087434" w:rsidP="007B07A8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Mascherina </w:t>
            </w:r>
          </w:p>
        </w:tc>
      </w:tr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utiger57C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11C47"/>
    <w:multiLevelType w:val="hybridMultilevel"/>
    <w:tmpl w:val="ED28B2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832D2"/>
    <w:multiLevelType w:val="hybridMultilevel"/>
    <w:tmpl w:val="E2CAE762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434"/>
    <w:rsid w:val="00012C98"/>
    <w:rsid w:val="00087434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2D1DF"/>
  <w15:chartTrackingRefBased/>
  <w15:docId w15:val="{A6545BF7-1A36-484F-88C8-D47711803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087434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087434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fontstyle01">
    <w:name w:val="fontstyle01"/>
    <w:basedOn w:val="Carpredefinitoparagrafo"/>
    <w:rsid w:val="00087434"/>
    <w:rPr>
      <w:rFonts w:ascii="Frutiger57Cn" w:hAnsi="Frutiger57Cn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rsid w:val="00087434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08743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2019-11-07T11:31:00Z</dcterms:created>
  <dcterms:modified xsi:type="dcterms:W3CDTF">2019-11-07T11:44:00Z</dcterms:modified>
</cp:coreProperties>
</file>