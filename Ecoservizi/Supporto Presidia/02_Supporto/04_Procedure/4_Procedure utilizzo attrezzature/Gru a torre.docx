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7D0721" w14:paraId="6FA10077" w14:textId="77777777" w:rsidTr="009B5B71">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14:paraId="2D5D4EB3" w14:textId="2B755DC1" w:rsidR="007D0721" w:rsidRDefault="007D0721" w:rsidP="009B5B71">
            <w:pPr>
              <w:pStyle w:val="Titolo3"/>
              <w:spacing w:line="256" w:lineRule="auto"/>
              <w:rPr>
                <w:lang w:eastAsia="en-US"/>
              </w:rPr>
            </w:pPr>
            <w:bookmarkStart w:id="0" w:name="_Toc14086242"/>
            <w:r>
              <w:rPr>
                <w:lang w:eastAsia="en-US"/>
              </w:rPr>
              <w:t xml:space="preserve">ATTREZZATURE: </w:t>
            </w:r>
            <w:bookmarkEnd w:id="0"/>
            <w:r>
              <w:rPr>
                <w:lang w:eastAsia="en-US"/>
              </w:rPr>
              <w:t>GRU A</w:t>
            </w:r>
            <w:r>
              <w:rPr>
                <w:lang w:eastAsia="en-US"/>
              </w:rPr>
              <w:t xml:space="preserve"> TORRE</w:t>
            </w:r>
          </w:p>
        </w:tc>
      </w:tr>
      <w:tr w:rsidR="007D0721" w14:paraId="2E20DFEA" w14:textId="77777777" w:rsidTr="009B5B71">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14:paraId="0E9BD476" w14:textId="77777777" w:rsidR="007D0721" w:rsidRDefault="007D0721" w:rsidP="009B5B71">
            <w:pPr>
              <w:spacing w:line="256"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14:paraId="0B3276D5" w14:textId="77777777" w:rsidR="007D0721" w:rsidRDefault="007D0721" w:rsidP="009B5B71">
            <w:pPr>
              <w:spacing w:line="256" w:lineRule="auto"/>
              <w:rPr>
                <w:b/>
                <w:sz w:val="20"/>
                <w:szCs w:val="20"/>
                <w:lang w:eastAsia="en-US"/>
              </w:rPr>
            </w:pPr>
            <w:r>
              <w:rPr>
                <w:b/>
                <w:sz w:val="20"/>
                <w:szCs w:val="20"/>
                <w:lang w:eastAsia="en-US"/>
              </w:rPr>
              <w:t>Utilizzo improprio dell’attrezzatura</w:t>
            </w:r>
          </w:p>
          <w:p w14:paraId="2A057331" w14:textId="77777777" w:rsidR="007D0721" w:rsidRDefault="007D0721" w:rsidP="009B5B71">
            <w:pPr>
              <w:spacing w:line="256" w:lineRule="auto"/>
              <w:rPr>
                <w:b/>
                <w:sz w:val="20"/>
                <w:szCs w:val="20"/>
                <w:lang w:eastAsia="en-US"/>
              </w:rPr>
            </w:pPr>
            <w:r>
              <w:rPr>
                <w:b/>
                <w:sz w:val="20"/>
                <w:szCs w:val="20"/>
                <w:lang w:eastAsia="en-US"/>
              </w:rPr>
              <w:t>Rischio per incompetenza dell’operatore</w:t>
            </w:r>
          </w:p>
        </w:tc>
      </w:tr>
      <w:tr w:rsidR="007D0721" w14:paraId="5DDED3E4" w14:textId="77777777" w:rsidTr="009B5B71">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3E3AE7EE" w14:textId="77777777" w:rsidR="007D0721" w:rsidRDefault="007D0721" w:rsidP="009B5B71">
            <w:pPr>
              <w:spacing w:line="256"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74E059B8" w14:textId="77777777" w:rsidR="007D0721" w:rsidRDefault="007D0721" w:rsidP="009B5B71">
            <w:pPr>
              <w:spacing w:line="256" w:lineRule="auto"/>
              <w:rPr>
                <w:bCs/>
                <w:iCs/>
                <w:sz w:val="20"/>
                <w:szCs w:val="18"/>
                <w:lang w:eastAsia="en-US"/>
              </w:rPr>
            </w:pPr>
            <w:r>
              <w:rPr>
                <w:bCs/>
                <w:iCs/>
                <w:sz w:val="20"/>
                <w:szCs w:val="18"/>
                <w:lang w:eastAsia="en-US"/>
              </w:rPr>
              <w:t>Lavoratori</w:t>
            </w:r>
          </w:p>
        </w:tc>
      </w:tr>
      <w:tr w:rsidR="007D0721" w14:paraId="27B2B634" w14:textId="77777777" w:rsidTr="009B5B71">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4873A8F8" w14:textId="77777777" w:rsidR="007D0721" w:rsidRDefault="007D0721" w:rsidP="009B5B71">
            <w:pPr>
              <w:spacing w:line="256"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14:paraId="4247FB5E" w14:textId="403CC7F4" w:rsidR="007D0721" w:rsidRPr="007D0721" w:rsidRDefault="007D0721" w:rsidP="007D0721">
            <w:pPr>
              <w:spacing w:line="256" w:lineRule="auto"/>
              <w:rPr>
                <w:sz w:val="20"/>
                <w:szCs w:val="18"/>
                <w:lang w:eastAsia="en-US"/>
              </w:rPr>
            </w:pPr>
            <w:r w:rsidRPr="007D0721">
              <w:rPr>
                <w:sz w:val="20"/>
                <w:szCs w:val="18"/>
                <w:lang w:eastAsia="en-US"/>
              </w:rPr>
              <w:t>CADUTA DELLA GRU PER CEDIMENTO STRUTTURALE</w:t>
            </w:r>
          </w:p>
          <w:p w14:paraId="5E831D1D" w14:textId="18FF0688" w:rsidR="007D0721" w:rsidRPr="007D0721" w:rsidRDefault="007D0721" w:rsidP="007D0721">
            <w:pPr>
              <w:spacing w:line="256" w:lineRule="auto"/>
              <w:rPr>
                <w:sz w:val="20"/>
                <w:szCs w:val="18"/>
                <w:lang w:eastAsia="en-US"/>
              </w:rPr>
            </w:pPr>
            <w:r w:rsidRPr="007D0721">
              <w:rPr>
                <w:sz w:val="20"/>
                <w:szCs w:val="18"/>
                <w:lang w:eastAsia="en-US"/>
              </w:rPr>
              <w:t>INTERFERENZE CON ALTRE GRU LIMITROFE</w:t>
            </w:r>
          </w:p>
          <w:p w14:paraId="6700C4D0" w14:textId="427E16A2" w:rsidR="007D0721" w:rsidRPr="007D0721" w:rsidRDefault="007D0721" w:rsidP="007D0721">
            <w:pPr>
              <w:spacing w:line="256" w:lineRule="auto"/>
              <w:rPr>
                <w:sz w:val="20"/>
                <w:szCs w:val="18"/>
                <w:lang w:eastAsia="en-US"/>
              </w:rPr>
            </w:pPr>
            <w:r w:rsidRPr="007D0721">
              <w:rPr>
                <w:sz w:val="20"/>
                <w:szCs w:val="18"/>
                <w:lang w:eastAsia="en-US"/>
              </w:rPr>
              <w:t xml:space="preserve">ELETTROCUZIONE </w:t>
            </w:r>
          </w:p>
          <w:p w14:paraId="238B5341" w14:textId="30257806" w:rsidR="007D0721" w:rsidRPr="007D0721" w:rsidRDefault="007D0721" w:rsidP="007D0721">
            <w:pPr>
              <w:spacing w:line="256" w:lineRule="auto"/>
              <w:rPr>
                <w:sz w:val="20"/>
                <w:szCs w:val="18"/>
                <w:lang w:eastAsia="en-US"/>
              </w:rPr>
            </w:pPr>
            <w:r w:rsidRPr="007D0721">
              <w:rPr>
                <w:sz w:val="20"/>
                <w:szCs w:val="18"/>
                <w:lang w:eastAsia="en-US"/>
              </w:rPr>
              <w:t xml:space="preserve">CADUTA DALL'ALTO DI MATERIALI E PERSONE </w:t>
            </w:r>
          </w:p>
          <w:p w14:paraId="3305A979" w14:textId="78D48662" w:rsidR="007D0721" w:rsidRPr="007D0721" w:rsidRDefault="007D0721" w:rsidP="007D0721">
            <w:pPr>
              <w:spacing w:line="256" w:lineRule="auto"/>
              <w:rPr>
                <w:sz w:val="20"/>
                <w:szCs w:val="18"/>
                <w:lang w:eastAsia="en-US"/>
              </w:rPr>
            </w:pPr>
            <w:r w:rsidRPr="007D0721">
              <w:rPr>
                <w:sz w:val="20"/>
                <w:szCs w:val="18"/>
                <w:lang w:eastAsia="en-US"/>
              </w:rPr>
              <w:t xml:space="preserve">ROVESCIAMENTO DELLA GRU </w:t>
            </w:r>
          </w:p>
          <w:p w14:paraId="7B435E05" w14:textId="4C9B60A4" w:rsidR="007D0721" w:rsidRPr="007D0721" w:rsidRDefault="007D0721" w:rsidP="007D0721">
            <w:pPr>
              <w:spacing w:line="256" w:lineRule="auto"/>
              <w:rPr>
                <w:sz w:val="20"/>
                <w:szCs w:val="18"/>
                <w:lang w:eastAsia="en-US"/>
              </w:rPr>
            </w:pPr>
            <w:r w:rsidRPr="007D0721">
              <w:rPr>
                <w:sz w:val="20"/>
                <w:szCs w:val="18"/>
                <w:lang w:eastAsia="en-US"/>
              </w:rPr>
              <w:t xml:space="preserve">CADUTE DEL CARICO </w:t>
            </w:r>
          </w:p>
          <w:p w14:paraId="5F85B662" w14:textId="7F85CD46" w:rsidR="007D0721" w:rsidRDefault="007D0721" w:rsidP="007D0721">
            <w:pPr>
              <w:spacing w:line="256" w:lineRule="auto"/>
              <w:rPr>
                <w:sz w:val="20"/>
                <w:szCs w:val="18"/>
                <w:lang w:eastAsia="en-US"/>
              </w:rPr>
            </w:pPr>
            <w:r w:rsidRPr="007D0721">
              <w:rPr>
                <w:sz w:val="20"/>
                <w:szCs w:val="18"/>
                <w:lang w:eastAsia="en-US"/>
              </w:rPr>
              <w:t>URTI DEL BRACCIO DELLA GRU O DEL CARICO SOSPESO</w:t>
            </w:r>
          </w:p>
        </w:tc>
      </w:tr>
      <w:tr w:rsidR="007D0721" w14:paraId="396D5E85" w14:textId="77777777" w:rsidTr="009B5B71">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0E04B240" w14:textId="77777777" w:rsidR="007D0721" w:rsidRDefault="007D0721" w:rsidP="009B5B71">
            <w:pPr>
              <w:spacing w:line="256"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vAlign w:val="center"/>
          </w:tcPr>
          <w:p w14:paraId="03F83710" w14:textId="77777777" w:rsidR="007D0721" w:rsidRPr="007D0721" w:rsidRDefault="007D0721" w:rsidP="007D0721">
            <w:pPr>
              <w:pStyle w:val="Paragrafoelenco"/>
              <w:numPr>
                <w:ilvl w:val="0"/>
                <w:numId w:val="2"/>
              </w:numPr>
              <w:jc w:val="both"/>
              <w:rPr>
                <w:sz w:val="20"/>
                <w:szCs w:val="20"/>
              </w:rPr>
            </w:pPr>
            <w:r w:rsidRPr="007D0721">
              <w:rPr>
                <w:sz w:val="20"/>
                <w:szCs w:val="20"/>
              </w:rPr>
              <w:t xml:space="preserve">Tutti gli apparecchi di sollevamento non manuale di portata superiore a </w:t>
            </w:r>
            <w:smartTag w:uri="urn:schemas-microsoft-com:office:smarttags" w:element="metricconverter">
              <w:smartTagPr>
                <w:attr w:name="ProductID" w:val="200 kg"/>
              </w:smartTagPr>
              <w:r w:rsidRPr="007D0721">
                <w:rPr>
                  <w:sz w:val="20"/>
                  <w:szCs w:val="20"/>
                </w:rPr>
                <w:t>200 kg</w:t>
              </w:r>
            </w:smartTag>
            <w:r w:rsidRPr="007D0721">
              <w:rPr>
                <w:sz w:val="20"/>
                <w:szCs w:val="20"/>
              </w:rPr>
              <w:t xml:space="preserve"> sono soggetti ad omologazione ISPESL, sia se dotati di dichiarazione di conformità (omologazione di tipo), sia in sua assenza. All'atto dell'omologazione, l'ISPESL rilascia una targhetta di immatricolazione, che deve essere apposta sulla macchina in posizione ben visibile, ed il libretto di omologazione. Ogni qualvolta vengano eseguite riparazioni e/o sostituzioni che comportino modifiche sostanziali, va richiesta nuova omologazione.</w:t>
            </w:r>
          </w:p>
          <w:p w14:paraId="3D1A09C8" w14:textId="77777777" w:rsidR="007D0721" w:rsidRPr="007D0721" w:rsidRDefault="007D0721" w:rsidP="007D0721">
            <w:pPr>
              <w:pStyle w:val="Paragrafoelenco"/>
              <w:numPr>
                <w:ilvl w:val="0"/>
                <w:numId w:val="2"/>
              </w:numPr>
              <w:jc w:val="both"/>
              <w:rPr>
                <w:sz w:val="20"/>
                <w:szCs w:val="20"/>
              </w:rPr>
            </w:pPr>
            <w:r w:rsidRPr="007D0721">
              <w:rPr>
                <w:sz w:val="20"/>
                <w:szCs w:val="20"/>
              </w:rPr>
              <w:t xml:space="preserve">Ogni qualvolta viene montata in cantiere una macchina di sollevamento (gru, argani, ecc.), già dotata di libretto di omologazione, deve eseguirsi la verifica di installazione ad opera dell'ASL-PMP, che ne rilascerà certificazione </w:t>
            </w:r>
            <w:r w:rsidRPr="007D0721">
              <w:rPr>
                <w:i/>
                <w:sz w:val="20"/>
                <w:szCs w:val="20"/>
              </w:rPr>
              <w:t xml:space="preserve">(Art. 71, comma 11 del </w:t>
            </w:r>
            <w:proofErr w:type="spellStart"/>
            <w:r w:rsidRPr="007D0721">
              <w:rPr>
                <w:i/>
                <w:sz w:val="20"/>
                <w:szCs w:val="20"/>
              </w:rPr>
              <w:t>D.Lgs.</w:t>
            </w:r>
            <w:proofErr w:type="spellEnd"/>
            <w:r w:rsidRPr="007D0721">
              <w:rPr>
                <w:i/>
                <w:sz w:val="20"/>
                <w:szCs w:val="20"/>
              </w:rPr>
              <w:t xml:space="preserve"> n.81/08 come modificato dal </w:t>
            </w:r>
            <w:proofErr w:type="spellStart"/>
            <w:r w:rsidRPr="007D0721">
              <w:rPr>
                <w:i/>
                <w:sz w:val="20"/>
                <w:szCs w:val="20"/>
              </w:rPr>
              <w:t>D.lgs</w:t>
            </w:r>
            <w:proofErr w:type="spellEnd"/>
            <w:r w:rsidRPr="007D0721">
              <w:rPr>
                <w:i/>
                <w:sz w:val="20"/>
                <w:szCs w:val="20"/>
              </w:rPr>
              <w:t xml:space="preserve"> n.106/09).</w:t>
            </w:r>
          </w:p>
          <w:p w14:paraId="352ADF8C" w14:textId="77777777" w:rsidR="007D0721" w:rsidRPr="007D0721" w:rsidRDefault="007D0721" w:rsidP="007D0721">
            <w:pPr>
              <w:pStyle w:val="Paragrafoelenco"/>
              <w:numPr>
                <w:ilvl w:val="0"/>
                <w:numId w:val="2"/>
              </w:numPr>
              <w:jc w:val="both"/>
              <w:rPr>
                <w:sz w:val="20"/>
                <w:szCs w:val="20"/>
              </w:rPr>
            </w:pPr>
            <w:r w:rsidRPr="007D0721">
              <w:rPr>
                <w:sz w:val="20"/>
                <w:szCs w:val="20"/>
              </w:rPr>
              <w:t>Gli apparecchi e gli impianti di sollevamento e di trasporto per trazione, provvisti di tamburi di avvolgimento e di pulegge di frizione, come pure di apparecchi di sollevamento a vite, devono essere muniti di dispositivi che impediscano (</w:t>
            </w:r>
            <w:r w:rsidRPr="007D0721">
              <w:rPr>
                <w:i/>
                <w:sz w:val="20"/>
                <w:szCs w:val="20"/>
              </w:rPr>
              <w:t xml:space="preserve">Allegato V Parte II Punto 3.1.8 del </w:t>
            </w:r>
            <w:proofErr w:type="spellStart"/>
            <w:r w:rsidRPr="007D0721">
              <w:rPr>
                <w:i/>
                <w:sz w:val="20"/>
                <w:szCs w:val="20"/>
              </w:rPr>
              <w:t>D.Lgs.</w:t>
            </w:r>
            <w:proofErr w:type="spellEnd"/>
            <w:r w:rsidRPr="007D0721">
              <w:rPr>
                <w:i/>
                <w:sz w:val="20"/>
                <w:szCs w:val="20"/>
              </w:rPr>
              <w:t xml:space="preserve"> n.81/08 come modificato dal </w:t>
            </w:r>
            <w:proofErr w:type="spellStart"/>
            <w:r w:rsidRPr="007D0721">
              <w:rPr>
                <w:i/>
                <w:sz w:val="20"/>
                <w:szCs w:val="20"/>
              </w:rPr>
              <w:t>D.lgs</w:t>
            </w:r>
            <w:proofErr w:type="spellEnd"/>
            <w:r w:rsidRPr="007D0721">
              <w:rPr>
                <w:i/>
                <w:sz w:val="20"/>
                <w:szCs w:val="20"/>
              </w:rPr>
              <w:t xml:space="preserve"> n.106/09</w:t>
            </w:r>
            <w:proofErr w:type="gramStart"/>
            <w:r w:rsidRPr="007D0721">
              <w:rPr>
                <w:sz w:val="20"/>
                <w:szCs w:val="20"/>
              </w:rPr>
              <w:t>) :</w:t>
            </w:r>
            <w:proofErr w:type="gramEnd"/>
            <w:r w:rsidRPr="007D0721">
              <w:rPr>
                <w:sz w:val="20"/>
                <w:szCs w:val="20"/>
              </w:rPr>
              <w:t xml:space="preserve"> l'avvolgimento e lo svolgimento delle funi o catene o la rotazione della vite, oltre le posizioni limite prestabilite ai fini della sicurezza in relazione al tipo o alle condizioni d'uso dell'apparecchio (dispositivo di arresto automatico di fine corsa); la fuoriuscita delle funi o catene dalle sedi dei tamburi e delle pulegge durante il normale funzionamento.</w:t>
            </w:r>
          </w:p>
          <w:p w14:paraId="77CE5FC8" w14:textId="77777777" w:rsidR="007D0721" w:rsidRPr="007D0721" w:rsidRDefault="007D0721" w:rsidP="007D0721">
            <w:pPr>
              <w:pStyle w:val="Paragrafoelenco"/>
              <w:numPr>
                <w:ilvl w:val="0"/>
                <w:numId w:val="2"/>
              </w:numPr>
              <w:jc w:val="both"/>
              <w:rPr>
                <w:sz w:val="20"/>
                <w:szCs w:val="20"/>
              </w:rPr>
            </w:pPr>
            <w:r w:rsidRPr="007D0721">
              <w:rPr>
                <w:sz w:val="20"/>
                <w:szCs w:val="20"/>
              </w:rPr>
              <w:t>I tamburi e le pulegge di tali apparecchi ed impianti devono avere le sedi delle funi e delle catene atte, per dimensioni e profilo, a permettere il libero e normale avvolgimento delle stesse funi o catene in modo da evitare accavallamenti o sollecitazioni anormali (</w:t>
            </w:r>
            <w:r w:rsidRPr="007D0721">
              <w:rPr>
                <w:i/>
                <w:sz w:val="20"/>
                <w:szCs w:val="20"/>
              </w:rPr>
              <w:t xml:space="preserve">Allegato V Parte II Punto 3.1.12 del </w:t>
            </w:r>
            <w:proofErr w:type="spellStart"/>
            <w:r w:rsidRPr="007D0721">
              <w:rPr>
                <w:i/>
                <w:sz w:val="20"/>
                <w:szCs w:val="20"/>
              </w:rPr>
              <w:t>D.Lgs.</w:t>
            </w:r>
            <w:proofErr w:type="spellEnd"/>
            <w:r w:rsidRPr="007D0721">
              <w:rPr>
                <w:i/>
                <w:sz w:val="20"/>
                <w:szCs w:val="20"/>
              </w:rPr>
              <w:t xml:space="preserve"> n.81/08 come modificato dal </w:t>
            </w:r>
            <w:proofErr w:type="spellStart"/>
            <w:r w:rsidRPr="007D0721">
              <w:rPr>
                <w:i/>
                <w:sz w:val="20"/>
                <w:szCs w:val="20"/>
              </w:rPr>
              <w:t>D.lgs</w:t>
            </w:r>
            <w:proofErr w:type="spellEnd"/>
            <w:r w:rsidRPr="007D0721">
              <w:rPr>
                <w:i/>
                <w:sz w:val="20"/>
                <w:szCs w:val="20"/>
              </w:rPr>
              <w:t xml:space="preserve"> n.106/09</w:t>
            </w:r>
            <w:r w:rsidRPr="007D0721">
              <w:rPr>
                <w:sz w:val="20"/>
                <w:szCs w:val="20"/>
              </w:rPr>
              <w:t xml:space="preserve">).  </w:t>
            </w:r>
          </w:p>
          <w:p w14:paraId="1F389D10" w14:textId="77777777" w:rsidR="007D0721" w:rsidRPr="007D0721" w:rsidRDefault="007D0721" w:rsidP="007D0721">
            <w:pPr>
              <w:pStyle w:val="Paragrafoelenco"/>
              <w:numPr>
                <w:ilvl w:val="0"/>
                <w:numId w:val="2"/>
              </w:numPr>
              <w:jc w:val="both"/>
              <w:rPr>
                <w:sz w:val="20"/>
                <w:szCs w:val="20"/>
              </w:rPr>
            </w:pPr>
            <w:r w:rsidRPr="007D0721">
              <w:rPr>
                <w:sz w:val="20"/>
                <w:szCs w:val="20"/>
              </w:rPr>
              <w:t>Tali tamburi e le pulegge, sui quali si avvolgono funi metalliche, salvo quanto previsto da disposizioni speciali, devono avere un diametro non inferiore a 25 volte il diametro delle funi ed a 300 volte il diametro dei fili elementari di queste. Per le pulegge di rinvio il diametro non deve essere inferiore rispettivamente a 20 e a 250 volte (</w:t>
            </w:r>
            <w:r w:rsidRPr="007D0721">
              <w:rPr>
                <w:i/>
                <w:sz w:val="20"/>
                <w:szCs w:val="20"/>
              </w:rPr>
              <w:t xml:space="preserve">Allegato V Parte II Punto 3.1.10 del </w:t>
            </w:r>
            <w:proofErr w:type="spellStart"/>
            <w:r w:rsidRPr="007D0721">
              <w:rPr>
                <w:i/>
                <w:sz w:val="20"/>
                <w:szCs w:val="20"/>
              </w:rPr>
              <w:t>D.Lgs.</w:t>
            </w:r>
            <w:proofErr w:type="spellEnd"/>
            <w:r w:rsidRPr="007D0721">
              <w:rPr>
                <w:i/>
                <w:sz w:val="20"/>
                <w:szCs w:val="20"/>
              </w:rPr>
              <w:t xml:space="preserve"> n.81/08 come modificato dal </w:t>
            </w:r>
            <w:proofErr w:type="spellStart"/>
            <w:r w:rsidRPr="007D0721">
              <w:rPr>
                <w:i/>
                <w:sz w:val="20"/>
                <w:szCs w:val="20"/>
              </w:rPr>
              <w:t>D.lgs</w:t>
            </w:r>
            <w:proofErr w:type="spellEnd"/>
            <w:r w:rsidRPr="007D0721">
              <w:rPr>
                <w:i/>
                <w:sz w:val="20"/>
                <w:szCs w:val="20"/>
              </w:rPr>
              <w:t xml:space="preserve"> n.106/09).</w:t>
            </w:r>
            <w:r w:rsidRPr="007D0721">
              <w:rPr>
                <w:sz w:val="20"/>
                <w:szCs w:val="20"/>
              </w:rPr>
              <w:t xml:space="preserve">  </w:t>
            </w:r>
          </w:p>
          <w:p w14:paraId="3532AA40" w14:textId="77777777" w:rsidR="007D0721" w:rsidRPr="007D0721" w:rsidRDefault="007D0721" w:rsidP="007D0721">
            <w:pPr>
              <w:pStyle w:val="Paragrafoelenco"/>
              <w:numPr>
                <w:ilvl w:val="0"/>
                <w:numId w:val="2"/>
              </w:numPr>
              <w:jc w:val="both"/>
              <w:rPr>
                <w:sz w:val="20"/>
                <w:szCs w:val="20"/>
              </w:rPr>
            </w:pPr>
            <w:r w:rsidRPr="007D0721">
              <w:rPr>
                <w:sz w:val="20"/>
                <w:szCs w:val="20"/>
              </w:rPr>
              <w:t>Le funi e le catene impiegate dovranno essere contrassegnate dal fabbricante e dovranno essere corredate, al momento dell'acquisto, di una sua regolare dichiarazione con tutte le indicazioni ed i certificati previsti dal D.P.R. 21/7/1982 e/o dalla Direttiva CEE 91/368 (</w:t>
            </w:r>
            <w:r w:rsidRPr="007D0721">
              <w:rPr>
                <w:i/>
                <w:sz w:val="20"/>
                <w:szCs w:val="20"/>
              </w:rPr>
              <w:t xml:space="preserve">Art.70del </w:t>
            </w:r>
            <w:proofErr w:type="spellStart"/>
            <w:r w:rsidRPr="007D0721">
              <w:rPr>
                <w:i/>
                <w:sz w:val="20"/>
                <w:szCs w:val="20"/>
              </w:rPr>
              <w:t>D.Lgs.</w:t>
            </w:r>
            <w:proofErr w:type="spellEnd"/>
            <w:r w:rsidRPr="007D0721">
              <w:rPr>
                <w:i/>
                <w:sz w:val="20"/>
                <w:szCs w:val="20"/>
              </w:rPr>
              <w:t xml:space="preserve"> n.81/08 come modificato dal </w:t>
            </w:r>
            <w:proofErr w:type="spellStart"/>
            <w:r w:rsidRPr="007D0721">
              <w:rPr>
                <w:i/>
                <w:sz w:val="20"/>
                <w:szCs w:val="20"/>
              </w:rPr>
              <w:t>D.lgs</w:t>
            </w:r>
            <w:proofErr w:type="spellEnd"/>
            <w:r w:rsidRPr="007D0721">
              <w:rPr>
                <w:i/>
                <w:sz w:val="20"/>
                <w:szCs w:val="20"/>
              </w:rPr>
              <w:t xml:space="preserve"> n.106/09).</w:t>
            </w:r>
            <w:r w:rsidRPr="007D0721">
              <w:rPr>
                <w:sz w:val="20"/>
                <w:szCs w:val="20"/>
              </w:rPr>
              <w:t xml:space="preserve">  </w:t>
            </w:r>
          </w:p>
          <w:p w14:paraId="57BBAD6D" w14:textId="2A2A5604" w:rsidR="007D0721" w:rsidRPr="007D0721" w:rsidRDefault="007D0721" w:rsidP="007D0721">
            <w:pPr>
              <w:pStyle w:val="Paragrafoelenco"/>
              <w:numPr>
                <w:ilvl w:val="0"/>
                <w:numId w:val="2"/>
              </w:numPr>
              <w:jc w:val="both"/>
              <w:rPr>
                <w:sz w:val="20"/>
                <w:szCs w:val="20"/>
              </w:rPr>
            </w:pPr>
            <w:r w:rsidRPr="007D0721">
              <w:rPr>
                <w:sz w:val="20"/>
                <w:szCs w:val="20"/>
              </w:rPr>
              <w:t>Le funi e le catene degli impianti e degli apparecchi di sollevamento e di trazione, salvo quanto previsto al riguardo dai regolamenti speciali, devono avere, in rapporto alla portata e allo sforzo massimo ammissibile, un coefficiente di sicurezza di almeno 6 per le funi metalliche, 10 per le funi composte di fibre e 5 per le catene (</w:t>
            </w:r>
            <w:r w:rsidRPr="007D0721">
              <w:rPr>
                <w:i/>
                <w:sz w:val="20"/>
                <w:szCs w:val="20"/>
              </w:rPr>
              <w:t xml:space="preserve">Allegato V Parte II Punto 3.1.11 del </w:t>
            </w:r>
            <w:proofErr w:type="spellStart"/>
            <w:r w:rsidRPr="007D0721">
              <w:rPr>
                <w:i/>
                <w:sz w:val="20"/>
                <w:szCs w:val="20"/>
              </w:rPr>
              <w:t>D.Lgs.</w:t>
            </w:r>
            <w:proofErr w:type="spellEnd"/>
            <w:r w:rsidRPr="007D0721">
              <w:rPr>
                <w:i/>
                <w:sz w:val="20"/>
                <w:szCs w:val="20"/>
              </w:rPr>
              <w:t xml:space="preserve"> n.81/08 come modificato dal </w:t>
            </w:r>
            <w:proofErr w:type="spellStart"/>
            <w:r w:rsidRPr="007D0721">
              <w:rPr>
                <w:i/>
                <w:sz w:val="20"/>
                <w:szCs w:val="20"/>
              </w:rPr>
              <w:t>D.lgs</w:t>
            </w:r>
            <w:proofErr w:type="spellEnd"/>
            <w:r w:rsidRPr="007D0721">
              <w:rPr>
                <w:i/>
                <w:sz w:val="20"/>
                <w:szCs w:val="20"/>
              </w:rPr>
              <w:t xml:space="preserve"> n.106/09</w:t>
            </w:r>
            <w:r w:rsidRPr="007D0721">
              <w:rPr>
                <w:sz w:val="20"/>
                <w:szCs w:val="20"/>
              </w:rPr>
              <w:t xml:space="preserve">).   L'estremità delle funi deve essere provvista di impiombatura, legatura o </w:t>
            </w:r>
            <w:proofErr w:type="spellStart"/>
            <w:r w:rsidRPr="007D0721">
              <w:rPr>
                <w:sz w:val="20"/>
                <w:szCs w:val="20"/>
              </w:rPr>
              <w:t>morsettatura</w:t>
            </w:r>
            <w:proofErr w:type="spellEnd"/>
            <w:r w:rsidRPr="007D0721">
              <w:rPr>
                <w:sz w:val="20"/>
                <w:szCs w:val="20"/>
              </w:rPr>
              <w:t>, allo scopo di impedire lo scioglimento dei trefoli e dei fili elementari. (</w:t>
            </w:r>
            <w:r w:rsidRPr="007D0721">
              <w:rPr>
                <w:i/>
                <w:sz w:val="20"/>
                <w:szCs w:val="20"/>
              </w:rPr>
              <w:t xml:space="preserve">Allegato V Parte II Punto 3.1.12 del </w:t>
            </w:r>
            <w:proofErr w:type="spellStart"/>
            <w:r w:rsidRPr="007D0721">
              <w:rPr>
                <w:i/>
                <w:sz w:val="20"/>
                <w:szCs w:val="20"/>
              </w:rPr>
              <w:t>D.Lgs.</w:t>
            </w:r>
            <w:proofErr w:type="spellEnd"/>
            <w:r w:rsidRPr="007D0721">
              <w:rPr>
                <w:i/>
                <w:sz w:val="20"/>
                <w:szCs w:val="20"/>
              </w:rPr>
              <w:t xml:space="preserve"> n.81/08 come modificato dal </w:t>
            </w:r>
            <w:proofErr w:type="spellStart"/>
            <w:r w:rsidRPr="007D0721">
              <w:rPr>
                <w:i/>
                <w:sz w:val="20"/>
                <w:szCs w:val="20"/>
              </w:rPr>
              <w:t>D.lgs</w:t>
            </w:r>
            <w:proofErr w:type="spellEnd"/>
            <w:r w:rsidRPr="007D0721">
              <w:rPr>
                <w:i/>
                <w:sz w:val="20"/>
                <w:szCs w:val="20"/>
              </w:rPr>
              <w:t xml:space="preserve"> n.106/09</w:t>
            </w:r>
            <w:r w:rsidRPr="007D0721">
              <w:rPr>
                <w:sz w:val="20"/>
                <w:szCs w:val="20"/>
              </w:rPr>
              <w:t xml:space="preserve">).  </w:t>
            </w:r>
          </w:p>
          <w:p w14:paraId="47E62765" w14:textId="77777777" w:rsidR="007D0721" w:rsidRPr="007D0721" w:rsidRDefault="007D0721" w:rsidP="007D0721">
            <w:pPr>
              <w:pStyle w:val="Paragrafoelenco"/>
              <w:numPr>
                <w:ilvl w:val="0"/>
                <w:numId w:val="2"/>
              </w:numPr>
              <w:suppressAutoHyphens w:val="0"/>
              <w:spacing w:line="256" w:lineRule="auto"/>
              <w:textAlignment w:val="auto"/>
              <w:rPr>
                <w:color w:val="000000"/>
                <w:sz w:val="20"/>
                <w:szCs w:val="20"/>
              </w:rPr>
            </w:pPr>
            <w:r w:rsidRPr="007D0721">
              <w:rPr>
                <w:sz w:val="20"/>
                <w:szCs w:val="20"/>
              </w:rPr>
              <w:lastRenderedPageBreak/>
              <w:t>I ganci utilizzati dovranno recare, inciso od in sovrimpressione, il marchio di conformità alle norme e il carico massimo ammissibile (</w:t>
            </w:r>
            <w:r w:rsidRPr="007D0721">
              <w:rPr>
                <w:i/>
                <w:sz w:val="20"/>
                <w:szCs w:val="20"/>
              </w:rPr>
              <w:t xml:space="preserve">Allegato V Parte II Punto 3.1.3 del </w:t>
            </w:r>
            <w:proofErr w:type="spellStart"/>
            <w:r w:rsidRPr="007D0721">
              <w:rPr>
                <w:i/>
                <w:sz w:val="20"/>
                <w:szCs w:val="20"/>
              </w:rPr>
              <w:t>D.Lgs.</w:t>
            </w:r>
            <w:proofErr w:type="spellEnd"/>
            <w:r w:rsidRPr="007D0721">
              <w:rPr>
                <w:i/>
                <w:sz w:val="20"/>
                <w:szCs w:val="20"/>
              </w:rPr>
              <w:t xml:space="preserve"> n.81/08 come modificato dal </w:t>
            </w:r>
            <w:proofErr w:type="spellStart"/>
            <w:r w:rsidRPr="007D0721">
              <w:rPr>
                <w:i/>
                <w:sz w:val="20"/>
                <w:szCs w:val="20"/>
              </w:rPr>
              <w:t>D.lgs</w:t>
            </w:r>
            <w:proofErr w:type="spellEnd"/>
            <w:r w:rsidRPr="007D0721">
              <w:rPr>
                <w:i/>
                <w:sz w:val="20"/>
                <w:szCs w:val="20"/>
              </w:rPr>
              <w:t xml:space="preserve"> n.106/09)</w:t>
            </w:r>
          </w:p>
          <w:p w14:paraId="63822A00"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 xml:space="preserve">La macchina deve essere utilizzata esclusivamente da personale adeguatamente addestrato ed a conoscenza delle corrette procedure di utilizzo (Art. 71 comma 7 lettera a) del D.lgs. n.81/08 </w:t>
            </w:r>
            <w:r w:rsidRPr="007D0721">
              <w:rPr>
                <w:bCs/>
                <w:color w:val="000000"/>
                <w:sz w:val="20"/>
                <w:szCs w:val="20"/>
              </w:rPr>
              <w:t xml:space="preserve">come modificato dal </w:t>
            </w:r>
            <w:proofErr w:type="spellStart"/>
            <w:r w:rsidRPr="007D0721">
              <w:rPr>
                <w:bCs/>
                <w:color w:val="000000"/>
                <w:sz w:val="20"/>
                <w:szCs w:val="20"/>
              </w:rPr>
              <w:t>D.lgs</w:t>
            </w:r>
            <w:proofErr w:type="spellEnd"/>
            <w:r w:rsidRPr="007D0721">
              <w:rPr>
                <w:bCs/>
                <w:color w:val="000000"/>
                <w:sz w:val="20"/>
                <w:szCs w:val="20"/>
              </w:rPr>
              <w:t xml:space="preserve"> n.106/09</w:t>
            </w:r>
            <w:r w:rsidRPr="007D0721">
              <w:rPr>
                <w:sz w:val="20"/>
                <w:szCs w:val="20"/>
              </w:rPr>
              <w:t>)</w:t>
            </w:r>
          </w:p>
          <w:p w14:paraId="139239D0"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Prima di utilizzare la macchina assicurarsi della sua perfetta efficienza, nonché dell'eliminazione di qualsiasi condizione pericolosa</w:t>
            </w:r>
          </w:p>
          <w:p w14:paraId="6BC0A50B"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Prima di utilizzare la macchina accertarsi dell'esistenza di eventuali vincoli derivanti da limitazioni di carico (terreno, pavimentazioni, rampe), ostacoli, limiti di ingombro. In caso di spostamenti su strada, informarsi preventivamente delle eventuali limitazioni di ingombro, carico della pavimentazione stradale, ecc. (Allegato IV, Punto 1.8.3 del D.lgs. n.81/08</w:t>
            </w:r>
            <w:r w:rsidRPr="007D0721">
              <w:rPr>
                <w:bCs/>
                <w:color w:val="000000"/>
                <w:sz w:val="20"/>
                <w:szCs w:val="20"/>
              </w:rPr>
              <w:t xml:space="preserve"> come modificato dal </w:t>
            </w:r>
            <w:proofErr w:type="spellStart"/>
            <w:r w:rsidRPr="007D0721">
              <w:rPr>
                <w:bCs/>
                <w:color w:val="000000"/>
                <w:sz w:val="20"/>
                <w:szCs w:val="20"/>
              </w:rPr>
              <w:t>D.lgs</w:t>
            </w:r>
            <w:proofErr w:type="spellEnd"/>
            <w:r w:rsidRPr="007D0721">
              <w:rPr>
                <w:bCs/>
                <w:color w:val="000000"/>
                <w:sz w:val="20"/>
                <w:szCs w:val="20"/>
              </w:rPr>
              <w:t xml:space="preserve"> n.106/09</w:t>
            </w:r>
            <w:r w:rsidRPr="007D0721">
              <w:rPr>
                <w:sz w:val="20"/>
                <w:szCs w:val="20"/>
              </w:rPr>
              <w:t>)</w:t>
            </w:r>
          </w:p>
          <w:p w14:paraId="588897F2"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Verificare che i ganci della gru a torre siano provvisti di dispositivi di chiusura degli imbocchi e riportino l’indicazione della loro portata massima ammissibile (Allegato V Parte II Punto 3.1.3 del D.lgs. n.81/08</w:t>
            </w:r>
            <w:r w:rsidRPr="007D0721">
              <w:rPr>
                <w:bCs/>
                <w:color w:val="000000"/>
                <w:sz w:val="20"/>
                <w:szCs w:val="20"/>
              </w:rPr>
              <w:t xml:space="preserve"> come modificato dal </w:t>
            </w:r>
            <w:proofErr w:type="spellStart"/>
            <w:r w:rsidRPr="007D0721">
              <w:rPr>
                <w:bCs/>
                <w:color w:val="000000"/>
                <w:sz w:val="20"/>
                <w:szCs w:val="20"/>
              </w:rPr>
              <w:t>D.lgs</w:t>
            </w:r>
            <w:proofErr w:type="spellEnd"/>
            <w:r w:rsidRPr="007D0721">
              <w:rPr>
                <w:bCs/>
                <w:color w:val="000000"/>
                <w:sz w:val="20"/>
                <w:szCs w:val="20"/>
              </w:rPr>
              <w:t xml:space="preserve"> n.106/09</w:t>
            </w:r>
            <w:r w:rsidRPr="007D0721">
              <w:rPr>
                <w:sz w:val="20"/>
                <w:szCs w:val="20"/>
              </w:rPr>
              <w:t xml:space="preserve">) </w:t>
            </w:r>
          </w:p>
          <w:p w14:paraId="0B3A0FFC"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Effettuare e segnalare sul libretto la verifica trimestrale delle funi (Allegato VI Punto 3.1.2 del D.lgs. n.81/08</w:t>
            </w:r>
            <w:r w:rsidRPr="007D0721">
              <w:rPr>
                <w:bCs/>
                <w:color w:val="000000"/>
                <w:sz w:val="20"/>
                <w:szCs w:val="20"/>
              </w:rPr>
              <w:t xml:space="preserve"> come modificato dal </w:t>
            </w:r>
            <w:proofErr w:type="spellStart"/>
            <w:r w:rsidRPr="007D0721">
              <w:rPr>
                <w:bCs/>
                <w:color w:val="000000"/>
                <w:sz w:val="20"/>
                <w:szCs w:val="20"/>
              </w:rPr>
              <w:t>D.lgs</w:t>
            </w:r>
            <w:proofErr w:type="spellEnd"/>
            <w:r w:rsidRPr="007D0721">
              <w:rPr>
                <w:bCs/>
                <w:color w:val="000000"/>
                <w:sz w:val="20"/>
                <w:szCs w:val="20"/>
              </w:rPr>
              <w:t xml:space="preserve"> n.106/09</w:t>
            </w:r>
            <w:r w:rsidRPr="007D0721">
              <w:rPr>
                <w:sz w:val="20"/>
                <w:szCs w:val="20"/>
              </w:rPr>
              <w:t>)</w:t>
            </w:r>
          </w:p>
          <w:p w14:paraId="4D83EDB2"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Verificare che la gru a torre sia installata ed eretta da personale qualificato ed esperto (Allegato VI Punto 2.1 del D.lgs. n.81/08</w:t>
            </w:r>
            <w:r w:rsidRPr="007D0721">
              <w:rPr>
                <w:bCs/>
                <w:color w:val="000000"/>
                <w:sz w:val="20"/>
                <w:szCs w:val="20"/>
              </w:rPr>
              <w:t xml:space="preserve"> come modificato dal </w:t>
            </w:r>
            <w:proofErr w:type="spellStart"/>
            <w:r w:rsidRPr="007D0721">
              <w:rPr>
                <w:bCs/>
                <w:color w:val="000000"/>
                <w:sz w:val="20"/>
                <w:szCs w:val="20"/>
              </w:rPr>
              <w:t>D.lgs</w:t>
            </w:r>
            <w:proofErr w:type="spellEnd"/>
            <w:r w:rsidRPr="007D0721">
              <w:rPr>
                <w:bCs/>
                <w:color w:val="000000"/>
                <w:sz w:val="20"/>
                <w:szCs w:val="20"/>
              </w:rPr>
              <w:t xml:space="preserve"> n.106/09</w:t>
            </w:r>
            <w:r w:rsidRPr="007D0721">
              <w:rPr>
                <w:sz w:val="20"/>
                <w:szCs w:val="20"/>
              </w:rPr>
              <w:t>)</w:t>
            </w:r>
          </w:p>
          <w:p w14:paraId="59429383"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Verificare che la gru a torre sia dotata di freno e arresto automatico (Allegato V Punto 3.1.5 del D.lgs. n.81/08</w:t>
            </w:r>
            <w:r w:rsidRPr="007D0721">
              <w:rPr>
                <w:bCs/>
                <w:color w:val="000000"/>
                <w:sz w:val="20"/>
                <w:szCs w:val="20"/>
              </w:rPr>
              <w:t xml:space="preserve"> come modificato dal </w:t>
            </w:r>
            <w:proofErr w:type="spellStart"/>
            <w:r w:rsidRPr="007D0721">
              <w:rPr>
                <w:bCs/>
                <w:color w:val="000000"/>
                <w:sz w:val="20"/>
                <w:szCs w:val="20"/>
              </w:rPr>
              <w:t>D.lgs</w:t>
            </w:r>
            <w:proofErr w:type="spellEnd"/>
            <w:r w:rsidRPr="007D0721">
              <w:rPr>
                <w:bCs/>
                <w:color w:val="000000"/>
                <w:sz w:val="20"/>
                <w:szCs w:val="20"/>
              </w:rPr>
              <w:t xml:space="preserve"> n.106/09)</w:t>
            </w:r>
          </w:p>
          <w:p w14:paraId="6A21FE3A"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 xml:space="preserve">Verificare che la gru a torre abbia il collegamento all’impianto di terra (Art. 80 del D.lgs. n.81/08 </w:t>
            </w:r>
            <w:r w:rsidRPr="007D0721">
              <w:rPr>
                <w:bCs/>
                <w:color w:val="000000"/>
                <w:sz w:val="20"/>
                <w:szCs w:val="20"/>
              </w:rPr>
              <w:t xml:space="preserve">come modificato dal </w:t>
            </w:r>
            <w:proofErr w:type="spellStart"/>
            <w:r w:rsidRPr="007D0721">
              <w:rPr>
                <w:bCs/>
                <w:color w:val="000000"/>
                <w:sz w:val="20"/>
                <w:szCs w:val="20"/>
              </w:rPr>
              <w:t>D.lgs</w:t>
            </w:r>
            <w:proofErr w:type="spellEnd"/>
            <w:r w:rsidRPr="007D0721">
              <w:rPr>
                <w:bCs/>
                <w:color w:val="000000"/>
                <w:sz w:val="20"/>
                <w:szCs w:val="20"/>
              </w:rPr>
              <w:t xml:space="preserve"> n.106/09</w:t>
            </w:r>
            <w:r w:rsidRPr="007D0721">
              <w:rPr>
                <w:sz w:val="20"/>
                <w:szCs w:val="20"/>
              </w:rPr>
              <w:t>)</w:t>
            </w:r>
          </w:p>
          <w:p w14:paraId="3522D7A7"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Verificare che la gru a torre sia dotata di dispositivo di segnalazione acustico (Allegato V Parte II Punto 3.1.7 del D.lgs. n.81/08</w:t>
            </w:r>
            <w:r w:rsidRPr="007D0721">
              <w:rPr>
                <w:bCs/>
                <w:color w:val="000000"/>
                <w:sz w:val="20"/>
                <w:szCs w:val="20"/>
              </w:rPr>
              <w:t xml:space="preserve"> come modificato dal </w:t>
            </w:r>
            <w:proofErr w:type="spellStart"/>
            <w:r w:rsidRPr="007D0721">
              <w:rPr>
                <w:bCs/>
                <w:color w:val="000000"/>
                <w:sz w:val="20"/>
                <w:szCs w:val="20"/>
              </w:rPr>
              <w:t>D.lgs</w:t>
            </w:r>
            <w:proofErr w:type="spellEnd"/>
            <w:r w:rsidRPr="007D0721">
              <w:rPr>
                <w:bCs/>
                <w:color w:val="000000"/>
                <w:sz w:val="20"/>
                <w:szCs w:val="20"/>
              </w:rPr>
              <w:t xml:space="preserve"> n.106/09</w:t>
            </w:r>
            <w:r w:rsidRPr="007D0721">
              <w:rPr>
                <w:sz w:val="20"/>
                <w:szCs w:val="20"/>
              </w:rPr>
              <w:t>)</w:t>
            </w:r>
          </w:p>
          <w:p w14:paraId="14B800AE"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Verificare che sulla gru a torre sia indicata in modo visibile la portata alle diverse distanze dal fulcro (Allegato V Parte II Punto 3.1.3 del D.lgs. n.81/08</w:t>
            </w:r>
            <w:r w:rsidRPr="007D0721">
              <w:rPr>
                <w:bCs/>
                <w:color w:val="000000"/>
                <w:sz w:val="20"/>
                <w:szCs w:val="20"/>
              </w:rPr>
              <w:t xml:space="preserve"> come modificato dal </w:t>
            </w:r>
            <w:proofErr w:type="spellStart"/>
            <w:r w:rsidRPr="007D0721">
              <w:rPr>
                <w:bCs/>
                <w:color w:val="000000"/>
                <w:sz w:val="20"/>
                <w:szCs w:val="20"/>
              </w:rPr>
              <w:t>D.lgs</w:t>
            </w:r>
            <w:proofErr w:type="spellEnd"/>
            <w:r w:rsidRPr="007D0721">
              <w:rPr>
                <w:bCs/>
                <w:color w:val="000000"/>
                <w:sz w:val="20"/>
                <w:szCs w:val="20"/>
              </w:rPr>
              <w:t xml:space="preserve"> n.106/09</w:t>
            </w:r>
            <w:r w:rsidRPr="007D0721">
              <w:rPr>
                <w:sz w:val="20"/>
                <w:szCs w:val="20"/>
              </w:rPr>
              <w:t xml:space="preserve">) </w:t>
            </w:r>
          </w:p>
          <w:p w14:paraId="71FED2F9"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 xml:space="preserve">Verificare che la gru a torre sia regolarmente denunciata </w:t>
            </w:r>
            <w:proofErr w:type="gramStart"/>
            <w:r w:rsidRPr="007D0721">
              <w:rPr>
                <w:sz w:val="20"/>
                <w:szCs w:val="20"/>
              </w:rPr>
              <w:t>all’ISPESL .</w:t>
            </w:r>
            <w:proofErr w:type="gramEnd"/>
          </w:p>
          <w:p w14:paraId="57F08A66"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 xml:space="preserve">Verificare che la gru a torre sia provvista di limitatori di carico e di momento </w:t>
            </w:r>
          </w:p>
          <w:p w14:paraId="41FA5348"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 xml:space="preserve">Durante l’uso della gru a torre non adoperare le forche se non per il prelievo e il deposito del materiale dai mezzi di trasporto su strada </w:t>
            </w:r>
          </w:p>
          <w:p w14:paraId="3B59BE09"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Durante l’uso della gru a torre adottare misure idonee per garantire la stabilità della gru e dei carichi (cesti, imbracature idonee, ecc.) (Allegato VI Punto 3.1 del D.lgs. n.81/08</w:t>
            </w:r>
            <w:r w:rsidRPr="007D0721">
              <w:rPr>
                <w:bCs/>
                <w:color w:val="000000"/>
                <w:sz w:val="20"/>
                <w:szCs w:val="20"/>
              </w:rPr>
              <w:t xml:space="preserve"> come modificato dal </w:t>
            </w:r>
            <w:proofErr w:type="spellStart"/>
            <w:r w:rsidRPr="007D0721">
              <w:rPr>
                <w:bCs/>
                <w:color w:val="000000"/>
                <w:sz w:val="20"/>
                <w:szCs w:val="20"/>
              </w:rPr>
              <w:t>D.lgs</w:t>
            </w:r>
            <w:proofErr w:type="spellEnd"/>
            <w:r w:rsidRPr="007D0721">
              <w:rPr>
                <w:bCs/>
                <w:color w:val="000000"/>
                <w:sz w:val="20"/>
                <w:szCs w:val="20"/>
              </w:rPr>
              <w:t xml:space="preserve"> n.106/09</w:t>
            </w:r>
            <w:r w:rsidRPr="007D0721">
              <w:rPr>
                <w:sz w:val="20"/>
                <w:szCs w:val="20"/>
              </w:rPr>
              <w:t>)</w:t>
            </w:r>
          </w:p>
          <w:p w14:paraId="7CDC20AE"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Durante l’uso della gru a torre, imbragare il carico secondo quanto insegnato ai lavoratori; in casi particolari rivolgersi al capocantiere</w:t>
            </w:r>
          </w:p>
          <w:p w14:paraId="23DEA302"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 xml:space="preserve">Non lasciare mai senza sorveglianza la gru con carico sospeso </w:t>
            </w:r>
          </w:p>
          <w:p w14:paraId="2F203781"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Durante l’uso della gru a torre impedire l’accesso nello spazio di rotazione con parapetti normali alti un metro (Allegato VI Punto 3.1.5 del D.lgs. n.81/08</w:t>
            </w:r>
            <w:r w:rsidRPr="007D0721">
              <w:rPr>
                <w:bCs/>
                <w:color w:val="000000"/>
                <w:sz w:val="20"/>
                <w:szCs w:val="20"/>
              </w:rPr>
              <w:t xml:space="preserve"> come modificato dal </w:t>
            </w:r>
            <w:proofErr w:type="spellStart"/>
            <w:r w:rsidRPr="007D0721">
              <w:rPr>
                <w:bCs/>
                <w:color w:val="000000"/>
                <w:sz w:val="20"/>
                <w:szCs w:val="20"/>
              </w:rPr>
              <w:t>D.lgs</w:t>
            </w:r>
            <w:proofErr w:type="spellEnd"/>
            <w:r w:rsidRPr="007D0721">
              <w:rPr>
                <w:bCs/>
                <w:color w:val="000000"/>
                <w:sz w:val="20"/>
                <w:szCs w:val="20"/>
              </w:rPr>
              <w:t xml:space="preserve"> n.106/09</w:t>
            </w:r>
            <w:r w:rsidRPr="007D0721">
              <w:rPr>
                <w:sz w:val="20"/>
                <w:szCs w:val="20"/>
              </w:rPr>
              <w:t>)</w:t>
            </w:r>
          </w:p>
          <w:p w14:paraId="01FE170D"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Durante l’uso della gru a torre proteggere le postazioni fisse di lavoro sotto il raggio di azione con un solido impalcato sovrastante, ad altezza non maggiore di tre metri da terra (Art. 114 del D.lgs. n.81/08</w:t>
            </w:r>
            <w:r w:rsidRPr="007D0721">
              <w:rPr>
                <w:bCs/>
                <w:color w:val="000000"/>
                <w:sz w:val="20"/>
                <w:szCs w:val="20"/>
              </w:rPr>
              <w:t xml:space="preserve"> come modificato dal </w:t>
            </w:r>
            <w:proofErr w:type="spellStart"/>
            <w:r w:rsidRPr="007D0721">
              <w:rPr>
                <w:bCs/>
                <w:color w:val="000000"/>
                <w:sz w:val="20"/>
                <w:szCs w:val="20"/>
              </w:rPr>
              <w:t>D.lgs</w:t>
            </w:r>
            <w:proofErr w:type="spellEnd"/>
            <w:r w:rsidRPr="007D0721">
              <w:rPr>
                <w:bCs/>
                <w:color w:val="000000"/>
                <w:sz w:val="20"/>
                <w:szCs w:val="20"/>
              </w:rPr>
              <w:t xml:space="preserve"> n.106/09</w:t>
            </w:r>
            <w:r w:rsidRPr="007D0721">
              <w:rPr>
                <w:sz w:val="20"/>
                <w:szCs w:val="20"/>
              </w:rPr>
              <w:t xml:space="preserve">)  </w:t>
            </w:r>
          </w:p>
          <w:p w14:paraId="0BC6F045"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 xml:space="preserve">Non utilizzare la gru a torre in prossimità di linee elettriche o di impianti elettrici con parti attive non protette, e comunque a distanze inferiori ai limiti riportati nella Tabella I dell’Allegato IX del D.lgs. n.81/08 (Art. 83 del D.lgs. n.81/08 </w:t>
            </w:r>
            <w:r w:rsidRPr="007D0721">
              <w:rPr>
                <w:bCs/>
                <w:color w:val="000000"/>
                <w:sz w:val="20"/>
                <w:szCs w:val="20"/>
              </w:rPr>
              <w:t xml:space="preserve">come modificato dal </w:t>
            </w:r>
            <w:proofErr w:type="spellStart"/>
            <w:r w:rsidRPr="007D0721">
              <w:rPr>
                <w:bCs/>
                <w:color w:val="000000"/>
                <w:sz w:val="20"/>
                <w:szCs w:val="20"/>
              </w:rPr>
              <w:t>D.lgs</w:t>
            </w:r>
            <w:proofErr w:type="spellEnd"/>
            <w:r w:rsidRPr="007D0721">
              <w:rPr>
                <w:bCs/>
                <w:color w:val="000000"/>
                <w:sz w:val="20"/>
                <w:szCs w:val="20"/>
              </w:rPr>
              <w:t xml:space="preserve"> n.106/09</w:t>
            </w:r>
            <w:r w:rsidRPr="007D0721">
              <w:rPr>
                <w:sz w:val="20"/>
                <w:szCs w:val="20"/>
              </w:rPr>
              <w:t>)</w:t>
            </w:r>
          </w:p>
          <w:p w14:paraId="69FC306D"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Se sono presenti più gru a torre, mantenere una distanza di sicurezza, tra le stesse, in funzione dell’ingombro dei carichi e si viaggerà a velocità limitata per essere sicuri di potersi fermare in caso di bisogno (Allegato VI Punto 3.2.1 del D.lgs. n.81/08</w:t>
            </w:r>
            <w:r w:rsidRPr="007D0721">
              <w:rPr>
                <w:bCs/>
                <w:color w:val="000000"/>
                <w:sz w:val="20"/>
                <w:szCs w:val="20"/>
              </w:rPr>
              <w:t xml:space="preserve"> come modificato dal </w:t>
            </w:r>
            <w:proofErr w:type="spellStart"/>
            <w:r w:rsidRPr="007D0721">
              <w:rPr>
                <w:bCs/>
                <w:color w:val="000000"/>
                <w:sz w:val="20"/>
                <w:szCs w:val="20"/>
              </w:rPr>
              <w:t>D.lgs</w:t>
            </w:r>
            <w:proofErr w:type="spellEnd"/>
            <w:r w:rsidRPr="007D0721">
              <w:rPr>
                <w:bCs/>
                <w:color w:val="000000"/>
                <w:sz w:val="20"/>
                <w:szCs w:val="20"/>
              </w:rPr>
              <w:t xml:space="preserve"> n.106/09</w:t>
            </w:r>
            <w:r w:rsidRPr="007D0721">
              <w:rPr>
                <w:sz w:val="20"/>
                <w:szCs w:val="20"/>
              </w:rPr>
              <w:t>)</w:t>
            </w:r>
          </w:p>
          <w:p w14:paraId="0ADAC0A0"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 xml:space="preserve">Nei pressi della gru a torre posizionare diversa segnaletica di sicurezza (attenzione ai carichi sospesi, vietato sostare o passare sotto i carichi sospesi, ecc.) </w:t>
            </w:r>
          </w:p>
          <w:p w14:paraId="051C680F"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 xml:space="preserve">Richiamare le modalità di impiego della gru ed i segnali prestabiliti per l’esecuzione delle manovre con avvisi chiaramente leggibili </w:t>
            </w:r>
          </w:p>
          <w:p w14:paraId="2DD0C830"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lastRenderedPageBreak/>
              <w:t xml:space="preserve">Vietare che i lavoratori della fase coordinata sostino o si avvicinino alla gru a torre </w:t>
            </w:r>
            <w:proofErr w:type="spellStart"/>
            <w:r w:rsidRPr="007D0721">
              <w:rPr>
                <w:sz w:val="20"/>
                <w:szCs w:val="20"/>
              </w:rPr>
              <w:t>finchè</w:t>
            </w:r>
            <w:proofErr w:type="spellEnd"/>
            <w:r w:rsidRPr="007D0721">
              <w:rPr>
                <w:sz w:val="20"/>
                <w:szCs w:val="20"/>
              </w:rPr>
              <w:t xml:space="preserve"> la stessa è in uso</w:t>
            </w:r>
          </w:p>
          <w:p w14:paraId="3D9CB0E1"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 xml:space="preserve">Vietare di compiere qualsiasi operazione di manutenzione, riparazione, su elementi della gru in moto (Allegato V Parte I Punto 11 del D.lgs. n.81/08 </w:t>
            </w:r>
            <w:r w:rsidRPr="007D0721">
              <w:rPr>
                <w:bCs/>
                <w:color w:val="000000"/>
                <w:sz w:val="20"/>
                <w:szCs w:val="20"/>
              </w:rPr>
              <w:t xml:space="preserve">come modificato dal </w:t>
            </w:r>
            <w:proofErr w:type="spellStart"/>
            <w:r w:rsidRPr="007D0721">
              <w:rPr>
                <w:bCs/>
                <w:color w:val="000000"/>
                <w:sz w:val="20"/>
                <w:szCs w:val="20"/>
              </w:rPr>
              <w:t>D.lgs</w:t>
            </w:r>
            <w:proofErr w:type="spellEnd"/>
            <w:r w:rsidRPr="007D0721">
              <w:rPr>
                <w:bCs/>
                <w:color w:val="000000"/>
                <w:sz w:val="20"/>
                <w:szCs w:val="20"/>
              </w:rPr>
              <w:t xml:space="preserve"> n.106/09</w:t>
            </w:r>
            <w:r w:rsidRPr="007D0721">
              <w:rPr>
                <w:sz w:val="20"/>
                <w:szCs w:val="20"/>
              </w:rPr>
              <w:t>)</w:t>
            </w:r>
          </w:p>
          <w:p w14:paraId="3F3A809B"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In caso che il raggio d'azione della gru non sia sufficiente, vietare di far oscillare il carico per posizionarlo oltre l'area stabilita</w:t>
            </w:r>
          </w:p>
          <w:p w14:paraId="42647E1E"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Controllare che non si verifichino versamenti di liquido sui conduttori in tensione per evitare pericoli di folgorazione</w:t>
            </w:r>
          </w:p>
          <w:p w14:paraId="24472D80"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Le apparecchiature elettriche e i dispositivi automatici di fine corsa non dovranno essere manomessi, in caso di funzionamento irregolare sarà necessario richiedere l'intervento del personale specializzato</w:t>
            </w:r>
          </w:p>
          <w:p w14:paraId="59A950DB"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 xml:space="preserve">Per evitare folgorazione, tenere a disposizione un estintore a CO2 da utilizzare in caso d'incendio di apparecchiature elettriche sotto tensione moto (Allegato IV Punto 4.1.3 del D.lgs. n.81/08 </w:t>
            </w:r>
            <w:r w:rsidRPr="007D0721">
              <w:rPr>
                <w:bCs/>
                <w:color w:val="000000"/>
                <w:sz w:val="20"/>
                <w:szCs w:val="20"/>
              </w:rPr>
              <w:t xml:space="preserve">come modificato dal </w:t>
            </w:r>
            <w:proofErr w:type="spellStart"/>
            <w:r w:rsidRPr="007D0721">
              <w:rPr>
                <w:bCs/>
                <w:color w:val="000000"/>
                <w:sz w:val="20"/>
                <w:szCs w:val="20"/>
              </w:rPr>
              <w:t>D.lgs</w:t>
            </w:r>
            <w:proofErr w:type="spellEnd"/>
            <w:r w:rsidRPr="007D0721">
              <w:rPr>
                <w:bCs/>
                <w:color w:val="000000"/>
                <w:sz w:val="20"/>
                <w:szCs w:val="20"/>
              </w:rPr>
              <w:t xml:space="preserve"> n.106/09</w:t>
            </w:r>
            <w:r w:rsidRPr="007D0721">
              <w:rPr>
                <w:sz w:val="20"/>
                <w:szCs w:val="20"/>
              </w:rPr>
              <w:t>)</w:t>
            </w:r>
          </w:p>
          <w:p w14:paraId="4F8FB4BA"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Durante la salita e la discesa per le scale della gru, le mani dovranno essere libere da impedimenti per potersi tenere ai montanti delle scale in caso di necessità</w:t>
            </w:r>
          </w:p>
          <w:p w14:paraId="5715353C"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I dispositivi di protezione e i mezzi di sicurezza non dovranno mai essere manomessi</w:t>
            </w:r>
          </w:p>
          <w:p w14:paraId="63A82DB0"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Prima di iniziare qualsiasi manovra, assicurarsi che non vi siano materiali sciolti che potrebbero cadere dall'alto provocando pericolo agli operatori a terra</w:t>
            </w:r>
          </w:p>
          <w:p w14:paraId="45EDB28C"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 xml:space="preserve">Attenersi alla portata della gru per sollevarne i carichi, evitando che lo stesso carico oscilli; inoltre vietare di adoperare la gru per il sollevamento di </w:t>
            </w:r>
            <w:proofErr w:type="gramStart"/>
            <w:r w:rsidRPr="007D0721">
              <w:rPr>
                <w:sz w:val="20"/>
                <w:szCs w:val="20"/>
              </w:rPr>
              <w:t>persone  (</w:t>
            </w:r>
            <w:proofErr w:type="gramEnd"/>
            <w:r w:rsidRPr="007D0721">
              <w:rPr>
                <w:sz w:val="20"/>
                <w:szCs w:val="20"/>
              </w:rPr>
              <w:t>Allegato VI Punto 3.1.4 del D.lgs. n.81/08</w:t>
            </w:r>
            <w:r w:rsidRPr="007D0721">
              <w:rPr>
                <w:bCs/>
                <w:color w:val="000000"/>
                <w:sz w:val="20"/>
                <w:szCs w:val="20"/>
              </w:rPr>
              <w:t xml:space="preserve"> come modificato dal </w:t>
            </w:r>
            <w:proofErr w:type="spellStart"/>
            <w:r w:rsidRPr="007D0721">
              <w:rPr>
                <w:bCs/>
                <w:color w:val="000000"/>
                <w:sz w:val="20"/>
                <w:szCs w:val="20"/>
              </w:rPr>
              <w:t>D.lgs</w:t>
            </w:r>
            <w:proofErr w:type="spellEnd"/>
            <w:r w:rsidRPr="007D0721">
              <w:rPr>
                <w:bCs/>
                <w:color w:val="000000"/>
                <w:sz w:val="20"/>
                <w:szCs w:val="20"/>
              </w:rPr>
              <w:t xml:space="preserve"> n.106/09</w:t>
            </w:r>
            <w:r w:rsidRPr="007D0721">
              <w:rPr>
                <w:sz w:val="20"/>
                <w:szCs w:val="20"/>
              </w:rPr>
              <w:t>)</w:t>
            </w:r>
          </w:p>
          <w:p w14:paraId="4AE77721"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Per il trasporto di bombole di gas compressi, sarà necessario assicurarle in contenitori e telai per evitarne la caduta</w:t>
            </w:r>
          </w:p>
          <w:p w14:paraId="2CD217C3"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Per arrivare alla cabina sarà necessario predisporre apposite scale evitando di usare mezzi di fortuna o percorsi che potrebbero creare situazioni di pericolo</w:t>
            </w:r>
          </w:p>
          <w:p w14:paraId="12E66777"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 xml:space="preserve">Il gruista prima di iniziare le manovre dovrà accertarsi del funzionamento dei comandi e degli organi della gru, provandoli a vuoto inoltre dovrà assicurarsi che non vi sia personale sul ponte della gru e oggetti o materiali di qualsiasi genere sulle passerelle moto (Allegato V Parte I Punto 2 del D.lgs. n.81/08 </w:t>
            </w:r>
            <w:r w:rsidRPr="007D0721">
              <w:rPr>
                <w:bCs/>
                <w:color w:val="000000"/>
                <w:sz w:val="20"/>
                <w:szCs w:val="20"/>
              </w:rPr>
              <w:t xml:space="preserve">come modificato dal </w:t>
            </w:r>
            <w:proofErr w:type="spellStart"/>
            <w:r w:rsidRPr="007D0721">
              <w:rPr>
                <w:bCs/>
                <w:color w:val="000000"/>
                <w:sz w:val="20"/>
                <w:szCs w:val="20"/>
              </w:rPr>
              <w:t>D.lgs</w:t>
            </w:r>
            <w:proofErr w:type="spellEnd"/>
            <w:r w:rsidRPr="007D0721">
              <w:rPr>
                <w:bCs/>
                <w:color w:val="000000"/>
                <w:sz w:val="20"/>
                <w:szCs w:val="20"/>
              </w:rPr>
              <w:t xml:space="preserve"> n.106/09</w:t>
            </w:r>
            <w:r w:rsidRPr="007D0721">
              <w:rPr>
                <w:sz w:val="20"/>
                <w:szCs w:val="20"/>
              </w:rPr>
              <w:t>)</w:t>
            </w:r>
          </w:p>
          <w:p w14:paraId="2C1BE89E"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 xml:space="preserve">Il gruista dovrà attenersi </w:t>
            </w:r>
            <w:proofErr w:type="gramStart"/>
            <w:r w:rsidRPr="007D0721">
              <w:rPr>
                <w:sz w:val="20"/>
                <w:szCs w:val="20"/>
              </w:rPr>
              <w:t>alle indicazione</w:t>
            </w:r>
            <w:proofErr w:type="gramEnd"/>
            <w:r w:rsidRPr="007D0721">
              <w:rPr>
                <w:sz w:val="20"/>
                <w:szCs w:val="20"/>
              </w:rPr>
              <w:t xml:space="preserve"> che gli verranno fornite dall'uomo a terra, solo in caso di pericolo improvviso dovrà eseguire manovre dirette dando comunque il segnale di allarme</w:t>
            </w:r>
          </w:p>
          <w:p w14:paraId="45B7CB91"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 xml:space="preserve">Prima di eseguire qualsiasi manovra sarà necessario verificare che il personale a terra sia in posizione di sicurezza solo allora si potrà sollevare il carico a velocità </w:t>
            </w:r>
            <w:proofErr w:type="spellStart"/>
            <w:r w:rsidRPr="007D0721">
              <w:rPr>
                <w:sz w:val="20"/>
                <w:szCs w:val="20"/>
              </w:rPr>
              <w:t>regore</w:t>
            </w:r>
            <w:proofErr w:type="spellEnd"/>
            <w:r w:rsidRPr="007D0721">
              <w:rPr>
                <w:sz w:val="20"/>
                <w:szCs w:val="20"/>
              </w:rPr>
              <w:t>; se non fosse possibile evitare il passaggio del carico in luoghi dove sono presenti operatori sarà necessario utilizzare il segnalatore acustico per permettere l'allontanamento del personale</w:t>
            </w:r>
          </w:p>
          <w:p w14:paraId="37094F2B"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Per evitare rischi sarà necessario tenere i ganci e le catene ad un'altezza superiore a quella d'uomo; portare a zero tutti i comandi ed esporre una bandierina che segnala la mancanza dell'operatore addetto</w:t>
            </w:r>
          </w:p>
          <w:p w14:paraId="7B2F081F"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Sarà obbligatorio cambiare il turno del gruista a terra mettendolo al corrente di eventuali malfunzionamenti</w:t>
            </w:r>
          </w:p>
          <w:p w14:paraId="565795DB"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Non utilizzare la macchina in prossimità di linee elettriche o di impianti elettrici con parti attive non protette, e comunque a distanze inferiori ai limiti riportati nella Tabella I dell’Allegato IX del D.lgs. n.81/08 (Art. 83 del D.lgs. n.81/08</w:t>
            </w:r>
            <w:r w:rsidRPr="007D0721">
              <w:rPr>
                <w:bCs/>
                <w:color w:val="000000"/>
                <w:sz w:val="20"/>
                <w:szCs w:val="20"/>
              </w:rPr>
              <w:t xml:space="preserve"> come modificato dal </w:t>
            </w:r>
            <w:proofErr w:type="spellStart"/>
            <w:r w:rsidRPr="007D0721">
              <w:rPr>
                <w:bCs/>
                <w:color w:val="000000"/>
                <w:sz w:val="20"/>
                <w:szCs w:val="20"/>
              </w:rPr>
              <w:t>D.lgs</w:t>
            </w:r>
            <w:proofErr w:type="spellEnd"/>
            <w:r w:rsidRPr="007D0721">
              <w:rPr>
                <w:bCs/>
                <w:color w:val="000000"/>
                <w:sz w:val="20"/>
                <w:szCs w:val="20"/>
              </w:rPr>
              <w:t xml:space="preserve"> n.106/09</w:t>
            </w:r>
            <w:r w:rsidRPr="007D0721">
              <w:rPr>
                <w:sz w:val="20"/>
                <w:szCs w:val="20"/>
              </w:rPr>
              <w:t>)</w:t>
            </w:r>
          </w:p>
          <w:p w14:paraId="791CD17D" w14:textId="77777777"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Utilizzare sempre i dispositivi di protezione individuali previsti (Art.75-78 del D.lgs. n.81/08</w:t>
            </w:r>
            <w:r w:rsidRPr="007D0721">
              <w:rPr>
                <w:bCs/>
                <w:color w:val="000000"/>
                <w:sz w:val="20"/>
                <w:szCs w:val="20"/>
              </w:rPr>
              <w:t xml:space="preserve"> come modificato dal </w:t>
            </w:r>
            <w:proofErr w:type="spellStart"/>
            <w:r w:rsidRPr="007D0721">
              <w:rPr>
                <w:bCs/>
                <w:color w:val="000000"/>
                <w:sz w:val="20"/>
                <w:szCs w:val="20"/>
              </w:rPr>
              <w:t>D.lgs</w:t>
            </w:r>
            <w:proofErr w:type="spellEnd"/>
            <w:r w:rsidRPr="007D0721">
              <w:rPr>
                <w:bCs/>
                <w:color w:val="000000"/>
                <w:sz w:val="20"/>
                <w:szCs w:val="20"/>
              </w:rPr>
              <w:t xml:space="preserve"> n.106/09</w:t>
            </w:r>
            <w:r w:rsidRPr="007D0721">
              <w:rPr>
                <w:sz w:val="20"/>
                <w:szCs w:val="20"/>
              </w:rPr>
              <w:t>)</w:t>
            </w:r>
          </w:p>
          <w:p w14:paraId="11B720AE" w14:textId="30F63256" w:rsidR="007D0721" w:rsidRPr="007D0721" w:rsidRDefault="007D0721" w:rsidP="007D0721">
            <w:pPr>
              <w:numPr>
                <w:ilvl w:val="0"/>
                <w:numId w:val="2"/>
              </w:numPr>
              <w:suppressAutoHyphens w:val="0"/>
              <w:autoSpaceDN/>
              <w:jc w:val="both"/>
              <w:textAlignment w:val="auto"/>
              <w:rPr>
                <w:sz w:val="20"/>
                <w:szCs w:val="20"/>
              </w:rPr>
            </w:pPr>
            <w:r w:rsidRPr="007D0721">
              <w:rPr>
                <w:sz w:val="20"/>
                <w:szCs w:val="20"/>
              </w:rPr>
              <w:t>Verificare l'uso costante dei DPI da parte di tutto il personale operante (Art. 77 del D.lgs. n.81/08</w:t>
            </w:r>
            <w:r w:rsidRPr="007D0721">
              <w:rPr>
                <w:bCs/>
                <w:color w:val="000000"/>
                <w:sz w:val="20"/>
                <w:szCs w:val="20"/>
              </w:rPr>
              <w:t xml:space="preserve"> come modificato dal </w:t>
            </w:r>
            <w:proofErr w:type="spellStart"/>
            <w:r w:rsidRPr="007D0721">
              <w:rPr>
                <w:bCs/>
                <w:color w:val="000000"/>
                <w:sz w:val="20"/>
                <w:szCs w:val="20"/>
              </w:rPr>
              <w:t>D.lgs</w:t>
            </w:r>
            <w:proofErr w:type="spellEnd"/>
            <w:r w:rsidRPr="007D0721">
              <w:rPr>
                <w:bCs/>
                <w:color w:val="000000"/>
                <w:sz w:val="20"/>
                <w:szCs w:val="20"/>
              </w:rPr>
              <w:t xml:space="preserve"> n.106/09</w:t>
            </w:r>
            <w:r w:rsidRPr="007D0721">
              <w:rPr>
                <w:sz w:val="20"/>
                <w:szCs w:val="20"/>
              </w:rPr>
              <w:t>)</w:t>
            </w:r>
          </w:p>
        </w:tc>
      </w:tr>
      <w:tr w:rsidR="007D0721" w14:paraId="5A9E936E" w14:textId="77777777" w:rsidTr="009B5B71">
        <w:trPr>
          <w:trHeight w:val="1911"/>
        </w:trPr>
        <w:tc>
          <w:tcPr>
            <w:tcW w:w="2485" w:type="dxa"/>
            <w:tcBorders>
              <w:top w:val="single" w:sz="4" w:space="0" w:color="auto"/>
              <w:left w:val="single" w:sz="4" w:space="0" w:color="auto"/>
              <w:bottom w:val="single" w:sz="4" w:space="0" w:color="auto"/>
              <w:right w:val="single" w:sz="4" w:space="0" w:color="auto"/>
            </w:tcBorders>
            <w:vAlign w:val="center"/>
            <w:hideMark/>
          </w:tcPr>
          <w:p w14:paraId="33CFEDB5" w14:textId="77777777" w:rsidR="007D0721" w:rsidRDefault="007D0721" w:rsidP="009B5B71">
            <w:pPr>
              <w:spacing w:line="256"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tcPr>
          <w:p w14:paraId="4ADF06FB" w14:textId="77777777" w:rsidR="007D0721" w:rsidRDefault="007D0721" w:rsidP="009B5B71">
            <w:pPr>
              <w:spacing w:line="256" w:lineRule="auto"/>
              <w:rPr>
                <w:lang w:eastAsia="en-US"/>
              </w:rPr>
            </w:pPr>
            <w:r>
              <w:rPr>
                <w:noProof/>
                <w:lang w:eastAsia="en-US"/>
              </w:rPr>
              <w:drawing>
                <wp:anchor distT="0" distB="0" distL="114300" distR="114300" simplePos="0" relativeHeight="251660288" behindDoc="0" locked="0" layoutInCell="1" allowOverlap="1" wp14:anchorId="6669C4B6" wp14:editId="02AC6425">
                  <wp:simplePos x="0" y="0"/>
                  <wp:positionH relativeFrom="column">
                    <wp:posOffset>1366520</wp:posOffset>
                  </wp:positionH>
                  <wp:positionV relativeFrom="paragraph">
                    <wp:posOffset>6350</wp:posOffset>
                  </wp:positionV>
                  <wp:extent cx="1310640" cy="467995"/>
                  <wp:effectExtent l="0" t="0" r="3810" b="8255"/>
                  <wp:wrapNone/>
                  <wp:docPr id="17" name="Immagine 17"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1831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0640"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59264" behindDoc="1" locked="0" layoutInCell="1" allowOverlap="1" wp14:anchorId="2A8A93BE" wp14:editId="2152B1A0">
                  <wp:simplePos x="0" y="0"/>
                  <wp:positionH relativeFrom="column">
                    <wp:posOffset>-43180</wp:posOffset>
                  </wp:positionH>
                  <wp:positionV relativeFrom="paragraph">
                    <wp:posOffset>8255</wp:posOffset>
                  </wp:positionV>
                  <wp:extent cx="1313815" cy="467995"/>
                  <wp:effectExtent l="0" t="0" r="635" b="8255"/>
                  <wp:wrapNone/>
                  <wp:docPr id="19" name="Immagine 19"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E1709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14:paraId="691B96EF" w14:textId="77777777" w:rsidR="007D0721" w:rsidRDefault="007D0721" w:rsidP="009B5B71">
            <w:pPr>
              <w:spacing w:line="256" w:lineRule="auto"/>
              <w:rPr>
                <w:lang w:eastAsia="en-US"/>
              </w:rPr>
            </w:pPr>
            <w:ins w:id="1" w:author="Lionel" w:date="2019-02-04T17:45:00Z">
              <w:r w:rsidRPr="00675DDD">
                <w:rPr>
                  <w:noProof/>
                </w:rPr>
                <w:drawing>
                  <wp:anchor distT="0" distB="0" distL="114300" distR="114300" simplePos="0" relativeHeight="251661312" behindDoc="0" locked="0" layoutInCell="1" allowOverlap="1" wp14:anchorId="7C750A2F" wp14:editId="31149CB8">
                    <wp:simplePos x="0" y="0"/>
                    <wp:positionH relativeFrom="column">
                      <wp:posOffset>0</wp:posOffset>
                    </wp:positionH>
                    <wp:positionV relativeFrom="paragraph">
                      <wp:posOffset>521335</wp:posOffset>
                    </wp:positionV>
                    <wp:extent cx="1524000" cy="542925"/>
                    <wp:effectExtent l="0" t="0" r="0" b="0"/>
                    <wp:wrapSquare wrapText="bothSides"/>
                    <wp:docPr id="121" name="Immagine 18" descr="E175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1751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0" cy="542925"/>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627A412A" w14:textId="77777777" w:rsidR="007D0721" w:rsidRDefault="007D0721" w:rsidP="009B5B71">
            <w:pPr>
              <w:spacing w:line="256" w:lineRule="auto"/>
              <w:rPr>
                <w:lang w:eastAsia="en-US"/>
              </w:rPr>
            </w:pPr>
          </w:p>
          <w:p w14:paraId="0722C925" w14:textId="77777777" w:rsidR="007D0721" w:rsidRDefault="007D0721" w:rsidP="009B5B71">
            <w:pPr>
              <w:spacing w:line="256" w:lineRule="auto"/>
              <w:rPr>
                <w:lang w:eastAsia="en-US"/>
              </w:rPr>
            </w:pPr>
          </w:p>
          <w:p w14:paraId="5C8B3E99" w14:textId="77777777" w:rsidR="007D0721" w:rsidRDefault="007D0721" w:rsidP="009B5B71">
            <w:pPr>
              <w:spacing w:line="256" w:lineRule="auto"/>
              <w:rPr>
                <w:lang w:eastAsia="en-US"/>
              </w:rPr>
            </w:pPr>
          </w:p>
          <w:p w14:paraId="64ED4939" w14:textId="77777777" w:rsidR="007D0721" w:rsidRDefault="007D0721" w:rsidP="009B5B71">
            <w:pPr>
              <w:spacing w:line="256" w:lineRule="auto"/>
              <w:rPr>
                <w:lang w:eastAsia="en-US"/>
              </w:rPr>
            </w:pPr>
          </w:p>
          <w:p w14:paraId="7E1F0125" w14:textId="77777777" w:rsidR="007D0721" w:rsidRDefault="007D0721" w:rsidP="009B5B71">
            <w:pPr>
              <w:spacing w:line="256" w:lineRule="auto"/>
              <w:rPr>
                <w:lang w:eastAsia="en-US"/>
              </w:rPr>
            </w:pPr>
          </w:p>
          <w:p w14:paraId="067BE8CC" w14:textId="77777777" w:rsidR="007D0721" w:rsidRDefault="007D0721" w:rsidP="009B5B71">
            <w:pPr>
              <w:spacing w:line="256" w:lineRule="auto"/>
              <w:rPr>
                <w:lang w:eastAsia="en-US"/>
              </w:rPr>
            </w:pPr>
            <w:ins w:id="2" w:author="Lionel" w:date="2019-02-04T17:45:00Z">
              <w:r w:rsidRPr="00675DDD">
                <w:rPr>
                  <w:noProof/>
                </w:rPr>
                <w:drawing>
                  <wp:anchor distT="0" distB="0" distL="114300" distR="114300" simplePos="0" relativeHeight="251662336" behindDoc="0" locked="0" layoutInCell="1" allowOverlap="1" wp14:anchorId="7ECD0B31" wp14:editId="1B335A87">
                    <wp:simplePos x="0" y="0"/>
                    <wp:positionH relativeFrom="column">
                      <wp:posOffset>2200275</wp:posOffset>
                    </wp:positionH>
                    <wp:positionV relativeFrom="paragraph">
                      <wp:posOffset>105410</wp:posOffset>
                    </wp:positionV>
                    <wp:extent cx="1524000" cy="542925"/>
                    <wp:effectExtent l="0" t="0" r="0" b="0"/>
                    <wp:wrapSquare wrapText="bothSides"/>
                    <wp:docPr id="122" name="Immagine 122" descr="E1760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1760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0" cy="542925"/>
                            </a:xfrm>
                            <a:prstGeom prst="rect">
                              <a:avLst/>
                            </a:prstGeom>
                            <a:noFill/>
                            <a:ln>
                              <a:noFill/>
                            </a:ln>
                          </pic:spPr>
                        </pic:pic>
                      </a:graphicData>
                    </a:graphic>
                    <wp14:sizeRelH relativeFrom="page">
                      <wp14:pctWidth>0</wp14:pctWidth>
                    </wp14:sizeRelH>
                    <wp14:sizeRelV relativeFrom="page">
                      <wp14:pctHeight>0</wp14:pctHeight>
                    </wp14:sizeRelV>
                  </wp:anchor>
                </w:drawing>
              </w:r>
            </w:ins>
            <w:ins w:id="3" w:author="Lionel" w:date="2019-02-04T17:57:00Z">
              <w:r w:rsidRPr="008D76AD">
                <w:rPr>
                  <w:noProof/>
                </w:rPr>
                <w:drawing>
                  <wp:anchor distT="0" distB="0" distL="114300" distR="114300" simplePos="0" relativeHeight="251663360" behindDoc="1" locked="0" layoutInCell="1" allowOverlap="1" wp14:anchorId="1C24AD1C" wp14:editId="4611CA43">
                    <wp:simplePos x="0" y="0"/>
                    <wp:positionH relativeFrom="column">
                      <wp:posOffset>0</wp:posOffset>
                    </wp:positionH>
                    <wp:positionV relativeFrom="paragraph">
                      <wp:posOffset>194945</wp:posOffset>
                    </wp:positionV>
                    <wp:extent cx="1503045" cy="536575"/>
                    <wp:effectExtent l="0" t="0" r="0" b="0"/>
                    <wp:wrapSquare wrapText="bothSides"/>
                    <wp:docPr id="126" name="Immagine 48" descr="1765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1765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03045" cy="536575"/>
                            </a:xfrm>
                            <a:prstGeom prst="rect">
                              <a:avLst/>
                            </a:prstGeom>
                            <a:noFill/>
                            <a:ln>
                              <a:noFill/>
                            </a:ln>
                          </pic:spPr>
                        </pic:pic>
                      </a:graphicData>
                    </a:graphic>
                    <wp14:sizeRelH relativeFrom="page">
                      <wp14:pctWidth>0</wp14:pctWidth>
                    </wp14:sizeRelH>
                    <wp14:sizeRelV relativeFrom="page">
                      <wp14:pctHeight>0</wp14:pctHeight>
                    </wp14:sizeRelV>
                  </wp:anchor>
                </w:drawing>
              </w:r>
            </w:ins>
          </w:p>
        </w:tc>
      </w:tr>
      <w:tr w:rsidR="007D0721" w:rsidRPr="00B00C9B" w14:paraId="6F9947F0" w14:textId="77777777" w:rsidTr="009B5B71">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14:paraId="108ABB14" w14:textId="77777777" w:rsidR="007D0721" w:rsidRDefault="007D0721" w:rsidP="009B5B71">
            <w:pPr>
              <w:spacing w:line="256"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5F7FF40A" w14:textId="4AC21A8B" w:rsidR="007D0721" w:rsidRDefault="007D0721" w:rsidP="009B5B71">
            <w:pPr>
              <w:numPr>
                <w:ilvl w:val="0"/>
                <w:numId w:val="1"/>
              </w:numPr>
              <w:suppressAutoHyphens w:val="0"/>
              <w:spacing w:line="256" w:lineRule="auto"/>
              <w:textAlignment w:val="auto"/>
              <w:rPr>
                <w:noProof/>
                <w:sz w:val="20"/>
                <w:szCs w:val="20"/>
                <w:lang w:eastAsia="en-US"/>
              </w:rPr>
            </w:pPr>
            <w:r>
              <w:rPr>
                <w:noProof/>
                <w:sz w:val="20"/>
                <w:szCs w:val="20"/>
                <w:lang w:eastAsia="en-US"/>
              </w:rPr>
              <w:t>Casco di protezione</w:t>
            </w:r>
            <w:r>
              <w:rPr>
                <w:noProof/>
                <w:sz w:val="20"/>
                <w:szCs w:val="20"/>
                <w:lang w:eastAsia="en-US"/>
              </w:rPr>
              <w:t xml:space="preserve"> </w:t>
            </w:r>
          </w:p>
          <w:p w14:paraId="13812A74" w14:textId="16B083DD" w:rsidR="007D0721" w:rsidRDefault="007D0721" w:rsidP="009B5B71">
            <w:pPr>
              <w:numPr>
                <w:ilvl w:val="0"/>
                <w:numId w:val="1"/>
              </w:numPr>
              <w:suppressAutoHyphens w:val="0"/>
              <w:spacing w:line="256" w:lineRule="auto"/>
              <w:textAlignment w:val="auto"/>
              <w:rPr>
                <w:noProof/>
                <w:sz w:val="20"/>
                <w:szCs w:val="20"/>
                <w:lang w:eastAsia="en-US"/>
              </w:rPr>
            </w:pPr>
            <w:r>
              <w:rPr>
                <w:noProof/>
                <w:sz w:val="20"/>
                <w:szCs w:val="20"/>
                <w:lang w:eastAsia="en-US"/>
              </w:rPr>
              <w:t xml:space="preserve">Tuta di protezione </w:t>
            </w:r>
          </w:p>
          <w:p w14:paraId="3537B91F" w14:textId="6DB1F7E5" w:rsidR="007D0721" w:rsidRDefault="007D0721" w:rsidP="009B5B71">
            <w:pPr>
              <w:numPr>
                <w:ilvl w:val="0"/>
                <w:numId w:val="1"/>
              </w:numPr>
              <w:suppressAutoHyphens w:val="0"/>
              <w:spacing w:line="256" w:lineRule="auto"/>
              <w:textAlignment w:val="auto"/>
              <w:rPr>
                <w:noProof/>
                <w:sz w:val="20"/>
                <w:szCs w:val="20"/>
                <w:lang w:eastAsia="en-US"/>
              </w:rPr>
            </w:pPr>
            <w:r>
              <w:rPr>
                <w:noProof/>
                <w:sz w:val="20"/>
                <w:szCs w:val="20"/>
                <w:lang w:eastAsia="en-US"/>
              </w:rPr>
              <w:t>Scarpa di sicurezza (EN ISO 20345)</w:t>
            </w:r>
          </w:p>
          <w:p w14:paraId="35C59F59" w14:textId="77777777" w:rsidR="007D0721" w:rsidRDefault="007D0721" w:rsidP="009B5B71">
            <w:pPr>
              <w:numPr>
                <w:ilvl w:val="0"/>
                <w:numId w:val="1"/>
              </w:numPr>
              <w:suppressAutoHyphens w:val="0"/>
              <w:spacing w:line="256" w:lineRule="auto"/>
              <w:textAlignment w:val="auto"/>
              <w:rPr>
                <w:noProof/>
                <w:sz w:val="20"/>
                <w:szCs w:val="20"/>
                <w:lang w:eastAsia="en-US"/>
              </w:rPr>
            </w:pPr>
            <w:r>
              <w:rPr>
                <w:noProof/>
                <w:sz w:val="20"/>
                <w:szCs w:val="20"/>
                <w:lang w:eastAsia="en-US"/>
              </w:rPr>
              <w:t>Guanti di protezione contro rischi meccanici (EN 388)</w:t>
            </w:r>
            <w:r w:rsidRPr="00431805">
              <w:rPr>
                <w:noProof/>
                <w:sz w:val="20"/>
                <w:szCs w:val="20"/>
                <w:lang w:eastAsia="en-US"/>
              </w:rPr>
              <w:t xml:space="preserve"> </w:t>
            </w:r>
          </w:p>
          <w:p w14:paraId="133B9394" w14:textId="6FCA7F88" w:rsidR="007D0721" w:rsidRPr="007D0721" w:rsidRDefault="007D0721" w:rsidP="007D0721">
            <w:pPr>
              <w:numPr>
                <w:ilvl w:val="0"/>
                <w:numId w:val="1"/>
              </w:numPr>
              <w:suppressAutoHyphens w:val="0"/>
              <w:spacing w:line="256" w:lineRule="auto"/>
              <w:textAlignment w:val="auto"/>
              <w:rPr>
                <w:noProof/>
                <w:sz w:val="20"/>
                <w:szCs w:val="20"/>
                <w:lang w:eastAsia="en-US"/>
              </w:rPr>
            </w:pPr>
            <w:r>
              <w:rPr>
                <w:noProof/>
                <w:sz w:val="20"/>
                <w:szCs w:val="20"/>
                <w:lang w:eastAsia="en-US"/>
              </w:rPr>
              <w:t>Imbracatura c</w:t>
            </w:r>
            <w:r>
              <w:rPr>
                <w:noProof/>
                <w:sz w:val="20"/>
                <w:szCs w:val="20"/>
                <w:lang w:eastAsia="en-US"/>
              </w:rPr>
              <w:t>intura di sicurezza (nelle operazioni in quota)</w:t>
            </w:r>
          </w:p>
        </w:tc>
      </w:tr>
    </w:tbl>
    <w:p w14:paraId="3D7FD69C" w14:textId="77777777" w:rsidR="004F4F70" w:rsidRDefault="004F4F70"/>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Bold">
    <w:altName w:val="Arial"/>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E0B67"/>
    <w:multiLevelType w:val="hybridMultilevel"/>
    <w:tmpl w:val="5E7C38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 w15:restartNumberingAfterBreak="0">
    <w:nsid w:val="12F86FD2"/>
    <w:multiLevelType w:val="hybridMultilevel"/>
    <w:tmpl w:val="E872FF0E"/>
    <w:lvl w:ilvl="0" w:tplc="72E678D8">
      <w:start w:val="1"/>
      <w:numFmt w:val="bullet"/>
      <w:lvlText w:val=""/>
      <w:lvlJc w:val="left"/>
      <w:pPr>
        <w:tabs>
          <w:tab w:val="num" w:pos="720"/>
        </w:tabs>
        <w:ind w:left="720" w:hanging="360"/>
      </w:pPr>
      <w:rPr>
        <w:rFonts w:ascii="Symbol" w:hAnsi="Symbol" w:hint="default"/>
        <w:sz w:val="20"/>
        <w:szCs w:val="20"/>
      </w:rPr>
    </w:lvl>
    <w:lvl w:ilvl="1" w:tplc="48068A80">
      <w:start w:val="1"/>
      <w:numFmt w:val="bullet"/>
      <w:lvlText w:val="­"/>
      <w:lvlJc w:val="left"/>
      <w:pPr>
        <w:tabs>
          <w:tab w:val="num" w:pos="1800"/>
        </w:tabs>
        <w:ind w:left="1800" w:hanging="360"/>
      </w:pPr>
      <w:rPr>
        <w:rFonts w:ascii="Courier New" w:hAnsi="Courier New" w:hint="default"/>
      </w:rPr>
    </w:lvl>
    <w:lvl w:ilvl="2" w:tplc="3FE2147E">
      <w:numFmt w:val="bullet"/>
      <w:lvlText w:val="-"/>
      <w:lvlJc w:val="left"/>
      <w:pPr>
        <w:tabs>
          <w:tab w:val="num" w:pos="2520"/>
        </w:tabs>
        <w:ind w:left="2520" w:hanging="360"/>
      </w:pPr>
      <w:rPr>
        <w:rFonts w:ascii="Verdana" w:eastAsia="Times New Roman" w:hAnsi="Verdana" w:cs="Arial" w:hint="default"/>
      </w:rPr>
    </w:lvl>
    <w:lvl w:ilvl="3" w:tplc="04100001" w:tentative="1">
      <w:start w:val="1"/>
      <w:numFmt w:val="bullet"/>
      <w:lvlText w:val=""/>
      <w:lvlJc w:val="left"/>
      <w:pPr>
        <w:tabs>
          <w:tab w:val="num" w:pos="3240"/>
        </w:tabs>
        <w:ind w:left="3240" w:hanging="360"/>
      </w:pPr>
      <w:rPr>
        <w:rFonts w:ascii="Symbol" w:hAnsi="Symbol" w:hint="default"/>
      </w:rPr>
    </w:lvl>
    <w:lvl w:ilvl="4" w:tplc="04100003" w:tentative="1">
      <w:start w:val="1"/>
      <w:numFmt w:val="bullet"/>
      <w:lvlText w:val="o"/>
      <w:lvlJc w:val="left"/>
      <w:pPr>
        <w:tabs>
          <w:tab w:val="num" w:pos="3960"/>
        </w:tabs>
        <w:ind w:left="3960" w:hanging="360"/>
      </w:pPr>
      <w:rPr>
        <w:rFonts w:ascii="Courier New" w:hAnsi="Courier New" w:cs="Courier New" w:hint="default"/>
      </w:rPr>
    </w:lvl>
    <w:lvl w:ilvl="5" w:tplc="04100005" w:tentative="1">
      <w:start w:val="1"/>
      <w:numFmt w:val="bullet"/>
      <w:lvlText w:val=""/>
      <w:lvlJc w:val="left"/>
      <w:pPr>
        <w:tabs>
          <w:tab w:val="num" w:pos="4680"/>
        </w:tabs>
        <w:ind w:left="4680" w:hanging="360"/>
      </w:pPr>
      <w:rPr>
        <w:rFonts w:ascii="Wingdings" w:hAnsi="Wingdings" w:hint="default"/>
      </w:rPr>
    </w:lvl>
    <w:lvl w:ilvl="6" w:tplc="04100001" w:tentative="1">
      <w:start w:val="1"/>
      <w:numFmt w:val="bullet"/>
      <w:lvlText w:val=""/>
      <w:lvlJc w:val="left"/>
      <w:pPr>
        <w:tabs>
          <w:tab w:val="num" w:pos="5400"/>
        </w:tabs>
        <w:ind w:left="5400" w:hanging="360"/>
      </w:pPr>
      <w:rPr>
        <w:rFonts w:ascii="Symbol" w:hAnsi="Symbol" w:hint="default"/>
      </w:rPr>
    </w:lvl>
    <w:lvl w:ilvl="7" w:tplc="04100003" w:tentative="1">
      <w:start w:val="1"/>
      <w:numFmt w:val="bullet"/>
      <w:lvlText w:val="o"/>
      <w:lvlJc w:val="left"/>
      <w:pPr>
        <w:tabs>
          <w:tab w:val="num" w:pos="6120"/>
        </w:tabs>
        <w:ind w:left="6120" w:hanging="360"/>
      </w:pPr>
      <w:rPr>
        <w:rFonts w:ascii="Courier New" w:hAnsi="Courier New" w:cs="Courier New" w:hint="default"/>
      </w:rPr>
    </w:lvl>
    <w:lvl w:ilvl="8" w:tplc="0410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52A205D"/>
    <w:multiLevelType w:val="hybridMultilevel"/>
    <w:tmpl w:val="931C04BA"/>
    <w:lvl w:ilvl="0" w:tplc="04100003">
      <w:start w:val="1"/>
      <w:numFmt w:val="bullet"/>
      <w:lvlText w:val="o"/>
      <w:lvlJc w:val="left"/>
      <w:pPr>
        <w:tabs>
          <w:tab w:val="num" w:pos="432"/>
        </w:tabs>
        <w:ind w:left="432" w:hanging="360"/>
      </w:pPr>
      <w:rPr>
        <w:rFonts w:ascii="Courier New" w:hAnsi="Courier New" w:cs="Courier New" w:hint="default"/>
      </w:rPr>
    </w:lvl>
    <w:lvl w:ilvl="1" w:tplc="04100003" w:tentative="1">
      <w:start w:val="1"/>
      <w:numFmt w:val="bullet"/>
      <w:lvlText w:val="o"/>
      <w:lvlJc w:val="left"/>
      <w:pPr>
        <w:tabs>
          <w:tab w:val="num" w:pos="1152"/>
        </w:tabs>
        <w:ind w:left="1152" w:hanging="360"/>
      </w:pPr>
      <w:rPr>
        <w:rFonts w:ascii="Courier New" w:hAnsi="Courier New" w:hint="default"/>
      </w:rPr>
    </w:lvl>
    <w:lvl w:ilvl="2" w:tplc="04100005" w:tentative="1">
      <w:start w:val="1"/>
      <w:numFmt w:val="bullet"/>
      <w:lvlText w:val=""/>
      <w:lvlJc w:val="left"/>
      <w:pPr>
        <w:tabs>
          <w:tab w:val="num" w:pos="1872"/>
        </w:tabs>
        <w:ind w:left="1872" w:hanging="360"/>
      </w:pPr>
      <w:rPr>
        <w:rFonts w:ascii="Wingdings" w:hAnsi="Wingdings" w:hint="default"/>
      </w:rPr>
    </w:lvl>
    <w:lvl w:ilvl="3" w:tplc="04100001" w:tentative="1">
      <w:start w:val="1"/>
      <w:numFmt w:val="bullet"/>
      <w:lvlText w:val=""/>
      <w:lvlJc w:val="left"/>
      <w:pPr>
        <w:tabs>
          <w:tab w:val="num" w:pos="2592"/>
        </w:tabs>
        <w:ind w:left="2592" w:hanging="360"/>
      </w:pPr>
      <w:rPr>
        <w:rFonts w:ascii="Symbol" w:hAnsi="Symbol" w:hint="default"/>
      </w:rPr>
    </w:lvl>
    <w:lvl w:ilvl="4" w:tplc="04100003" w:tentative="1">
      <w:start w:val="1"/>
      <w:numFmt w:val="bullet"/>
      <w:lvlText w:val="o"/>
      <w:lvlJc w:val="left"/>
      <w:pPr>
        <w:tabs>
          <w:tab w:val="num" w:pos="3312"/>
        </w:tabs>
        <w:ind w:left="3312" w:hanging="360"/>
      </w:pPr>
      <w:rPr>
        <w:rFonts w:ascii="Courier New" w:hAnsi="Courier New" w:hint="default"/>
      </w:rPr>
    </w:lvl>
    <w:lvl w:ilvl="5" w:tplc="04100005" w:tentative="1">
      <w:start w:val="1"/>
      <w:numFmt w:val="bullet"/>
      <w:lvlText w:val=""/>
      <w:lvlJc w:val="left"/>
      <w:pPr>
        <w:tabs>
          <w:tab w:val="num" w:pos="4032"/>
        </w:tabs>
        <w:ind w:left="4032" w:hanging="360"/>
      </w:pPr>
      <w:rPr>
        <w:rFonts w:ascii="Wingdings" w:hAnsi="Wingdings" w:hint="default"/>
      </w:rPr>
    </w:lvl>
    <w:lvl w:ilvl="6" w:tplc="04100001" w:tentative="1">
      <w:start w:val="1"/>
      <w:numFmt w:val="bullet"/>
      <w:lvlText w:val=""/>
      <w:lvlJc w:val="left"/>
      <w:pPr>
        <w:tabs>
          <w:tab w:val="num" w:pos="4752"/>
        </w:tabs>
        <w:ind w:left="4752" w:hanging="360"/>
      </w:pPr>
      <w:rPr>
        <w:rFonts w:ascii="Symbol" w:hAnsi="Symbol" w:hint="default"/>
      </w:rPr>
    </w:lvl>
    <w:lvl w:ilvl="7" w:tplc="04100003" w:tentative="1">
      <w:start w:val="1"/>
      <w:numFmt w:val="bullet"/>
      <w:lvlText w:val="o"/>
      <w:lvlJc w:val="left"/>
      <w:pPr>
        <w:tabs>
          <w:tab w:val="num" w:pos="5472"/>
        </w:tabs>
        <w:ind w:left="5472" w:hanging="360"/>
      </w:pPr>
      <w:rPr>
        <w:rFonts w:ascii="Courier New" w:hAnsi="Courier New" w:hint="default"/>
      </w:rPr>
    </w:lvl>
    <w:lvl w:ilvl="8" w:tplc="04100005" w:tentative="1">
      <w:start w:val="1"/>
      <w:numFmt w:val="bullet"/>
      <w:lvlText w:val=""/>
      <w:lvlJc w:val="left"/>
      <w:pPr>
        <w:tabs>
          <w:tab w:val="num" w:pos="6192"/>
        </w:tabs>
        <w:ind w:left="6192" w:hanging="360"/>
      </w:pPr>
      <w:rPr>
        <w:rFonts w:ascii="Wingdings" w:hAnsi="Wingdings" w:hint="default"/>
      </w:rPr>
    </w:lvl>
  </w:abstractNum>
  <w:abstractNum w:abstractNumId="4" w15:restartNumberingAfterBreak="0">
    <w:nsid w:val="18077E10"/>
    <w:multiLevelType w:val="hybridMultilevel"/>
    <w:tmpl w:val="02C48644"/>
    <w:lvl w:ilvl="0" w:tplc="04100003">
      <w:start w:val="1"/>
      <w:numFmt w:val="bullet"/>
      <w:lvlText w:val="o"/>
      <w:lvlJc w:val="left"/>
      <w:pPr>
        <w:tabs>
          <w:tab w:val="num" w:pos="574"/>
        </w:tabs>
        <w:ind w:left="574" w:hanging="360"/>
      </w:pPr>
      <w:rPr>
        <w:rFonts w:ascii="Courier New" w:hAnsi="Courier New" w:cs="Courier New" w:hint="default"/>
      </w:rPr>
    </w:lvl>
    <w:lvl w:ilvl="1" w:tplc="04100003" w:tentative="1">
      <w:start w:val="1"/>
      <w:numFmt w:val="bullet"/>
      <w:lvlText w:val="o"/>
      <w:lvlJc w:val="left"/>
      <w:pPr>
        <w:tabs>
          <w:tab w:val="num" w:pos="1497"/>
        </w:tabs>
        <w:ind w:left="1497" w:hanging="360"/>
      </w:pPr>
      <w:rPr>
        <w:rFonts w:ascii="Courier New" w:hAnsi="Courier New" w:cs="Courier New" w:hint="default"/>
      </w:rPr>
    </w:lvl>
    <w:lvl w:ilvl="2" w:tplc="04100005" w:tentative="1">
      <w:start w:val="1"/>
      <w:numFmt w:val="bullet"/>
      <w:lvlText w:val=""/>
      <w:lvlJc w:val="left"/>
      <w:pPr>
        <w:tabs>
          <w:tab w:val="num" w:pos="2217"/>
        </w:tabs>
        <w:ind w:left="2217" w:hanging="360"/>
      </w:pPr>
      <w:rPr>
        <w:rFonts w:ascii="Wingdings" w:hAnsi="Wingdings" w:hint="default"/>
      </w:rPr>
    </w:lvl>
    <w:lvl w:ilvl="3" w:tplc="04100001" w:tentative="1">
      <w:start w:val="1"/>
      <w:numFmt w:val="bullet"/>
      <w:lvlText w:val=""/>
      <w:lvlJc w:val="left"/>
      <w:pPr>
        <w:tabs>
          <w:tab w:val="num" w:pos="2937"/>
        </w:tabs>
        <w:ind w:left="2937" w:hanging="360"/>
      </w:pPr>
      <w:rPr>
        <w:rFonts w:ascii="Symbol" w:hAnsi="Symbol" w:hint="default"/>
      </w:rPr>
    </w:lvl>
    <w:lvl w:ilvl="4" w:tplc="04100003" w:tentative="1">
      <w:start w:val="1"/>
      <w:numFmt w:val="bullet"/>
      <w:lvlText w:val="o"/>
      <w:lvlJc w:val="left"/>
      <w:pPr>
        <w:tabs>
          <w:tab w:val="num" w:pos="3657"/>
        </w:tabs>
        <w:ind w:left="3657" w:hanging="360"/>
      </w:pPr>
      <w:rPr>
        <w:rFonts w:ascii="Courier New" w:hAnsi="Courier New" w:cs="Courier New" w:hint="default"/>
      </w:rPr>
    </w:lvl>
    <w:lvl w:ilvl="5" w:tplc="04100005" w:tentative="1">
      <w:start w:val="1"/>
      <w:numFmt w:val="bullet"/>
      <w:lvlText w:val=""/>
      <w:lvlJc w:val="left"/>
      <w:pPr>
        <w:tabs>
          <w:tab w:val="num" w:pos="4377"/>
        </w:tabs>
        <w:ind w:left="4377" w:hanging="360"/>
      </w:pPr>
      <w:rPr>
        <w:rFonts w:ascii="Wingdings" w:hAnsi="Wingdings" w:hint="default"/>
      </w:rPr>
    </w:lvl>
    <w:lvl w:ilvl="6" w:tplc="04100001" w:tentative="1">
      <w:start w:val="1"/>
      <w:numFmt w:val="bullet"/>
      <w:lvlText w:val=""/>
      <w:lvlJc w:val="left"/>
      <w:pPr>
        <w:tabs>
          <w:tab w:val="num" w:pos="5097"/>
        </w:tabs>
        <w:ind w:left="5097" w:hanging="360"/>
      </w:pPr>
      <w:rPr>
        <w:rFonts w:ascii="Symbol" w:hAnsi="Symbol" w:hint="default"/>
      </w:rPr>
    </w:lvl>
    <w:lvl w:ilvl="7" w:tplc="04100003" w:tentative="1">
      <w:start w:val="1"/>
      <w:numFmt w:val="bullet"/>
      <w:lvlText w:val="o"/>
      <w:lvlJc w:val="left"/>
      <w:pPr>
        <w:tabs>
          <w:tab w:val="num" w:pos="5817"/>
        </w:tabs>
        <w:ind w:left="5817" w:hanging="360"/>
      </w:pPr>
      <w:rPr>
        <w:rFonts w:ascii="Courier New" w:hAnsi="Courier New" w:cs="Courier New" w:hint="default"/>
      </w:rPr>
    </w:lvl>
    <w:lvl w:ilvl="8" w:tplc="04100005" w:tentative="1">
      <w:start w:val="1"/>
      <w:numFmt w:val="bullet"/>
      <w:lvlText w:val=""/>
      <w:lvlJc w:val="left"/>
      <w:pPr>
        <w:tabs>
          <w:tab w:val="num" w:pos="6537"/>
        </w:tabs>
        <w:ind w:left="6537" w:hanging="360"/>
      </w:pPr>
      <w:rPr>
        <w:rFonts w:ascii="Wingdings" w:hAnsi="Wingdings" w:hint="default"/>
      </w:rPr>
    </w:lvl>
  </w:abstractNum>
  <w:abstractNum w:abstractNumId="5" w15:restartNumberingAfterBreak="0">
    <w:nsid w:val="1F326938"/>
    <w:multiLevelType w:val="hybridMultilevel"/>
    <w:tmpl w:val="87FA0C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8F867AB"/>
    <w:multiLevelType w:val="hybridMultilevel"/>
    <w:tmpl w:val="5B1239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4E8630F6"/>
    <w:multiLevelType w:val="hybridMultilevel"/>
    <w:tmpl w:val="136211CC"/>
    <w:lvl w:ilvl="0" w:tplc="04100001">
      <w:start w:val="1"/>
      <w:numFmt w:val="bullet"/>
      <w:lvlText w:val=""/>
      <w:lvlJc w:val="left"/>
      <w:pPr>
        <w:ind w:left="765" w:hanging="360"/>
      </w:pPr>
      <w:rPr>
        <w:rFonts w:ascii="Symbol" w:hAnsi="Symbol" w:hint="default"/>
      </w:rPr>
    </w:lvl>
    <w:lvl w:ilvl="1" w:tplc="04100003" w:tentative="1">
      <w:start w:val="1"/>
      <w:numFmt w:val="bullet"/>
      <w:lvlText w:val="o"/>
      <w:lvlJc w:val="left"/>
      <w:pPr>
        <w:ind w:left="1485" w:hanging="360"/>
      </w:pPr>
      <w:rPr>
        <w:rFonts w:ascii="Courier New" w:hAnsi="Courier New" w:cs="Courier New" w:hint="default"/>
      </w:rPr>
    </w:lvl>
    <w:lvl w:ilvl="2" w:tplc="04100005" w:tentative="1">
      <w:start w:val="1"/>
      <w:numFmt w:val="bullet"/>
      <w:lvlText w:val=""/>
      <w:lvlJc w:val="left"/>
      <w:pPr>
        <w:ind w:left="2205" w:hanging="360"/>
      </w:pPr>
      <w:rPr>
        <w:rFonts w:ascii="Wingdings" w:hAnsi="Wingdings" w:hint="default"/>
      </w:rPr>
    </w:lvl>
    <w:lvl w:ilvl="3" w:tplc="04100001" w:tentative="1">
      <w:start w:val="1"/>
      <w:numFmt w:val="bullet"/>
      <w:lvlText w:val=""/>
      <w:lvlJc w:val="left"/>
      <w:pPr>
        <w:ind w:left="2925" w:hanging="360"/>
      </w:pPr>
      <w:rPr>
        <w:rFonts w:ascii="Symbol" w:hAnsi="Symbol" w:hint="default"/>
      </w:rPr>
    </w:lvl>
    <w:lvl w:ilvl="4" w:tplc="04100003" w:tentative="1">
      <w:start w:val="1"/>
      <w:numFmt w:val="bullet"/>
      <w:lvlText w:val="o"/>
      <w:lvlJc w:val="left"/>
      <w:pPr>
        <w:ind w:left="3645" w:hanging="360"/>
      </w:pPr>
      <w:rPr>
        <w:rFonts w:ascii="Courier New" w:hAnsi="Courier New" w:cs="Courier New" w:hint="default"/>
      </w:rPr>
    </w:lvl>
    <w:lvl w:ilvl="5" w:tplc="04100005" w:tentative="1">
      <w:start w:val="1"/>
      <w:numFmt w:val="bullet"/>
      <w:lvlText w:val=""/>
      <w:lvlJc w:val="left"/>
      <w:pPr>
        <w:ind w:left="4365" w:hanging="360"/>
      </w:pPr>
      <w:rPr>
        <w:rFonts w:ascii="Wingdings" w:hAnsi="Wingdings" w:hint="default"/>
      </w:rPr>
    </w:lvl>
    <w:lvl w:ilvl="6" w:tplc="04100001" w:tentative="1">
      <w:start w:val="1"/>
      <w:numFmt w:val="bullet"/>
      <w:lvlText w:val=""/>
      <w:lvlJc w:val="left"/>
      <w:pPr>
        <w:ind w:left="5085" w:hanging="360"/>
      </w:pPr>
      <w:rPr>
        <w:rFonts w:ascii="Symbol" w:hAnsi="Symbol" w:hint="default"/>
      </w:rPr>
    </w:lvl>
    <w:lvl w:ilvl="7" w:tplc="04100003" w:tentative="1">
      <w:start w:val="1"/>
      <w:numFmt w:val="bullet"/>
      <w:lvlText w:val="o"/>
      <w:lvlJc w:val="left"/>
      <w:pPr>
        <w:ind w:left="5805" w:hanging="360"/>
      </w:pPr>
      <w:rPr>
        <w:rFonts w:ascii="Courier New" w:hAnsi="Courier New" w:cs="Courier New" w:hint="default"/>
      </w:rPr>
    </w:lvl>
    <w:lvl w:ilvl="8" w:tplc="04100005" w:tentative="1">
      <w:start w:val="1"/>
      <w:numFmt w:val="bullet"/>
      <w:lvlText w:val=""/>
      <w:lvlJc w:val="left"/>
      <w:pPr>
        <w:ind w:left="6525" w:hanging="360"/>
      </w:pPr>
      <w:rPr>
        <w:rFonts w:ascii="Wingdings" w:hAnsi="Wingdings" w:hint="default"/>
      </w:rPr>
    </w:lvl>
  </w:abstractNum>
  <w:abstractNum w:abstractNumId="8" w15:restartNumberingAfterBreak="0">
    <w:nsid w:val="71BD40F2"/>
    <w:multiLevelType w:val="hybridMultilevel"/>
    <w:tmpl w:val="A73639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0"/>
  </w:num>
  <w:num w:numId="4">
    <w:abstractNumId w:val="7"/>
  </w:num>
  <w:num w:numId="5">
    <w:abstractNumId w:val="5"/>
  </w:num>
  <w:num w:numId="6">
    <w:abstractNumId w:val="3"/>
  </w:num>
  <w:num w:numId="7">
    <w:abstractNumId w:val="4"/>
  </w:num>
  <w:num w:numId="8">
    <w:abstractNumId w:val="8"/>
  </w:num>
  <w:num w:numId="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Lionel">
    <w15:presenceInfo w15:providerId="None" w15:userId="Lion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721"/>
    <w:rsid w:val="004F4F70"/>
    <w:rsid w:val="007D072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2C342BE9"/>
  <w15:chartTrackingRefBased/>
  <w15:docId w15:val="{E51DAEC8-3A48-4554-90B2-37C0B4BF5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7D0721"/>
    <w:pPr>
      <w:suppressAutoHyphens/>
      <w:autoSpaceDN w:val="0"/>
      <w:spacing w:after="0" w:line="240" w:lineRule="auto"/>
      <w:textAlignment w:val="baseline"/>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rsid w:val="007D0721"/>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7D0721"/>
    <w:rPr>
      <w:rFonts w:ascii="Times New Roman" w:eastAsia="Times New Roman" w:hAnsi="Times New Roman" w:cs="Arial"/>
      <w:b/>
      <w:bCs/>
      <w:color w:val="0000FF"/>
      <w:sz w:val="24"/>
      <w:szCs w:val="24"/>
      <w:lang w:eastAsia="it-IT"/>
    </w:rPr>
  </w:style>
  <w:style w:type="paragraph" w:styleId="Paragrafoelenco">
    <w:name w:val="List Paragraph"/>
    <w:basedOn w:val="Normale"/>
    <w:uiPriority w:val="34"/>
    <w:qFormat/>
    <w:rsid w:val="007D0721"/>
    <w:pPr>
      <w:ind w:left="720"/>
      <w:contextualSpacing/>
    </w:pPr>
  </w:style>
  <w:style w:type="character" w:customStyle="1" w:styleId="fontstyle01">
    <w:name w:val="fontstyle01"/>
    <w:basedOn w:val="Carpredefinitoparagrafo"/>
    <w:rsid w:val="007D0721"/>
    <w:rPr>
      <w:rFonts w:ascii="Helvetica-Bold" w:hAnsi="Helvetica-Bold" w:hint="default"/>
      <w:b/>
      <w:bCs/>
      <w:i w:val="0"/>
      <w:iCs w:val="0"/>
      <w:color w:val="000000"/>
      <w:sz w:val="20"/>
      <w:szCs w:val="20"/>
    </w:rPr>
  </w:style>
  <w:style w:type="character" w:customStyle="1" w:styleId="fontstyle21">
    <w:name w:val="fontstyle21"/>
    <w:basedOn w:val="Carpredefinitoparagrafo"/>
    <w:rsid w:val="007D0721"/>
    <w:rPr>
      <w:rFonts w:ascii="Symbol" w:hAnsi="Symbol" w:hint="default"/>
      <w:b w:val="0"/>
      <w:bCs w:val="0"/>
      <w:i w:val="0"/>
      <w:iCs w:val="0"/>
      <w:color w:val="000000"/>
      <w:sz w:val="20"/>
      <w:szCs w:val="20"/>
    </w:rPr>
  </w:style>
  <w:style w:type="character" w:customStyle="1" w:styleId="fontstyle31">
    <w:name w:val="fontstyle31"/>
    <w:basedOn w:val="Carpredefinitoparagrafo"/>
    <w:rsid w:val="007D0721"/>
    <w:rPr>
      <w:rFonts w:ascii="Helvetica" w:hAnsi="Helvetica" w:cs="Helvetica" w:hint="default"/>
      <w:b w:val="0"/>
      <w:bCs w:val="0"/>
      <w:i w:val="0"/>
      <w:iCs w:val="0"/>
      <w:color w:val="000000"/>
      <w:sz w:val="20"/>
      <w:szCs w:val="20"/>
    </w:rPr>
  </w:style>
  <w:style w:type="paragraph" w:styleId="Intestazione">
    <w:name w:val="header"/>
    <w:basedOn w:val="Normale"/>
    <w:link w:val="IntestazioneCarattere"/>
    <w:rsid w:val="007D0721"/>
    <w:pPr>
      <w:tabs>
        <w:tab w:val="center" w:pos="4819"/>
        <w:tab w:val="right" w:pos="9638"/>
      </w:tabs>
      <w:suppressAutoHyphens w:val="0"/>
      <w:autoSpaceDN/>
      <w:textAlignment w:val="auto"/>
    </w:pPr>
    <w:rPr>
      <w:rFonts w:ascii="Tahoma" w:hAnsi="Tahoma"/>
      <w:sz w:val="20"/>
      <w:szCs w:val="20"/>
    </w:rPr>
  </w:style>
  <w:style w:type="character" w:customStyle="1" w:styleId="IntestazioneCarattere">
    <w:name w:val="Intestazione Carattere"/>
    <w:basedOn w:val="Carpredefinitoparagrafo"/>
    <w:link w:val="Intestazione"/>
    <w:rsid w:val="007D0721"/>
    <w:rPr>
      <w:rFonts w:ascii="Tahoma" w:eastAsia="Times New Roman" w:hAnsi="Tahoma" w:cs="Times New Roman"/>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gi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microsoft.com/office/2011/relationships/people" Target="people.xml"/><Relationship Id="rId5" Type="http://schemas.openxmlformats.org/officeDocument/2006/relationships/image" Target="media/image1.gi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1779</Words>
  <Characters>10144</Characters>
  <Application>Microsoft Office Word</Application>
  <DocSecurity>0</DocSecurity>
  <Lines>84</Lines>
  <Paragraphs>23</Paragraphs>
  <ScaleCrop>false</ScaleCrop>
  <Company/>
  <LinksUpToDate>false</LinksUpToDate>
  <CharactersWithSpaces>11900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dcterms:created xsi:type="dcterms:W3CDTF">2020-10-27T11:22:00Z</dcterms:created>
  <dcterms:modified xsi:type="dcterms:W3CDTF">2020-10-27T11:38:00Z</dcterms:modified>
</cp:coreProperties>
</file>