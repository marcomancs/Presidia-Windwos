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E80BF9" w:rsidRPr="00FE26E4" w14:paraId="0E7ED433" w14:textId="77777777" w:rsidTr="009904B3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5E08A8" w14:textId="0A9AD2C7" w:rsidR="00E80BF9" w:rsidRPr="00FE26E4" w:rsidRDefault="00E80BF9" w:rsidP="009904B3">
            <w:pPr>
              <w:pStyle w:val="Titolo3"/>
            </w:pPr>
            <w:bookmarkStart w:id="0" w:name="_Toc11315292"/>
            <w:r>
              <w:t>ATTREZZATURE: FRIGGITRICE</w:t>
            </w:r>
            <w:bookmarkEnd w:id="0"/>
            <w:r w:rsidR="00161478">
              <w:t xml:space="preserve"> A GAS</w:t>
            </w:r>
          </w:p>
        </w:tc>
      </w:tr>
      <w:tr w:rsidR="00E80BF9" w:rsidRPr="00671D56" w14:paraId="4CA7D2C3" w14:textId="77777777" w:rsidTr="009904B3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29F60BA" w14:textId="77777777" w:rsidR="00E80BF9" w:rsidRPr="006C1934" w:rsidRDefault="00E80BF9" w:rsidP="009904B3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4E7BE4" w14:textId="77777777" w:rsidR="00E80BF9" w:rsidRDefault="00E80BF9" w:rsidP="009904B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14:paraId="08F395C6" w14:textId="77777777" w:rsidR="00E80BF9" w:rsidRDefault="00E80BF9" w:rsidP="009904B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14:paraId="03C58C66" w14:textId="77777777" w:rsidR="00E80BF9" w:rsidRPr="00671D56" w:rsidRDefault="00E80BF9" w:rsidP="009904B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E80BF9" w:rsidRPr="00AC3990" w14:paraId="50C296A5" w14:textId="77777777" w:rsidTr="009904B3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D4D5509" w14:textId="77777777" w:rsidR="00E80BF9" w:rsidRPr="006C1934" w:rsidRDefault="00E80BF9" w:rsidP="009904B3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C41E12" w14:textId="77777777" w:rsidR="00E80BF9" w:rsidRPr="00AC3990" w:rsidRDefault="00E80BF9" w:rsidP="009904B3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E80BF9" w:rsidRPr="00AC3990" w14:paraId="3FC59175" w14:textId="77777777" w:rsidTr="009904B3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41A0664" w14:textId="77777777" w:rsidR="00E80BF9" w:rsidRPr="006C1934" w:rsidRDefault="00E80BF9" w:rsidP="009904B3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740AFD" w14:textId="77777777" w:rsidR="00E80BF9" w:rsidRDefault="00E80BF9" w:rsidP="009904B3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INCENDIO</w:t>
            </w:r>
          </w:p>
          <w:p w14:paraId="6B1C35AF" w14:textId="77777777" w:rsidR="00E80BF9" w:rsidRDefault="00E80BF9" w:rsidP="009904B3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LESIONI</w:t>
            </w:r>
          </w:p>
          <w:p w14:paraId="34446AE5" w14:textId="77777777" w:rsidR="00E80BF9" w:rsidRPr="00AC3990" w:rsidRDefault="00E80BF9" w:rsidP="009904B3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USTIONI</w:t>
            </w:r>
          </w:p>
        </w:tc>
      </w:tr>
      <w:tr w:rsidR="00E80BF9" w:rsidRPr="0058347E" w14:paraId="57BA54AC" w14:textId="77777777" w:rsidTr="009904B3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96A0D2C" w14:textId="77777777" w:rsidR="00E80BF9" w:rsidRPr="006C1934" w:rsidRDefault="00E80BF9" w:rsidP="009904B3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68DDE0" w14:textId="77777777" w:rsidR="00E80BF9" w:rsidRDefault="00161478" w:rsidP="00161478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161478">
              <w:rPr>
                <w:sz w:val="20"/>
                <w:szCs w:val="18"/>
              </w:rPr>
              <w:t>Verificare che l’apparecchio sia correttamente posizionato, lontano da oggetti infiammabili (carta, tendaggi, bottiglie contenenti liquidi esplosivi,</w:t>
            </w:r>
            <w:r>
              <w:rPr>
                <w:sz w:val="20"/>
                <w:szCs w:val="18"/>
              </w:rPr>
              <w:t xml:space="preserve"> </w:t>
            </w:r>
            <w:r w:rsidRPr="00161478">
              <w:rPr>
                <w:sz w:val="20"/>
                <w:szCs w:val="18"/>
              </w:rPr>
              <w:t>ecc.). Verificare che il locale sia conforme alle norme di sicurezza e di igiene in particolare con la ventilazione sufficiente a mantenere condizioni di</w:t>
            </w:r>
            <w:r>
              <w:rPr>
                <w:sz w:val="20"/>
                <w:szCs w:val="18"/>
              </w:rPr>
              <w:t xml:space="preserve"> </w:t>
            </w:r>
            <w:r w:rsidRPr="00161478">
              <w:rPr>
                <w:sz w:val="20"/>
                <w:szCs w:val="18"/>
              </w:rPr>
              <w:t>salubrità dell'ambiente. Controllare periodicamente il corretto funzionamento dei dispositivi di estrazione fumi e vapori (cappa, ventilatori,</w:t>
            </w:r>
            <w:r>
              <w:rPr>
                <w:sz w:val="20"/>
                <w:szCs w:val="18"/>
              </w:rPr>
              <w:t xml:space="preserve"> </w:t>
            </w:r>
            <w:r w:rsidRPr="00161478">
              <w:rPr>
                <w:sz w:val="20"/>
                <w:szCs w:val="18"/>
              </w:rPr>
              <w:t>aspiratori, canne fumarie)</w:t>
            </w:r>
          </w:p>
          <w:p w14:paraId="7E8BD42C" w14:textId="77777777" w:rsidR="00161478" w:rsidRDefault="00161478" w:rsidP="00161478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161478">
              <w:rPr>
                <w:sz w:val="20"/>
                <w:szCs w:val="18"/>
              </w:rPr>
              <w:t>Nel caso si avvertisse odore di gas non avviare la friggitrice e chiudere il rubinetto del gas; eventualmente rivolgersi all’assistenza tecnica</w:t>
            </w:r>
          </w:p>
          <w:p w14:paraId="4BF3431A" w14:textId="77777777" w:rsidR="00161478" w:rsidRDefault="00161478" w:rsidP="00161478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161478">
              <w:rPr>
                <w:sz w:val="20"/>
                <w:szCs w:val="18"/>
              </w:rPr>
              <w:t>Non lasciare liquidi o sostanze infiammabili all’interno del vano della friggitrice e non coprire le asole del camino con utensili da lavoro, stracci,</w:t>
            </w:r>
            <w:r>
              <w:rPr>
                <w:sz w:val="20"/>
                <w:szCs w:val="18"/>
              </w:rPr>
              <w:t xml:space="preserve"> </w:t>
            </w:r>
            <w:r w:rsidRPr="00161478">
              <w:rPr>
                <w:sz w:val="20"/>
                <w:szCs w:val="18"/>
              </w:rPr>
              <w:t>ecc. Il camino deve essere sempre libero per la corretta evacuazione dei fumi di combustione.</w:t>
            </w:r>
          </w:p>
          <w:p w14:paraId="7B46F0F4" w14:textId="77777777" w:rsidR="00161478" w:rsidRDefault="00161478" w:rsidP="00161478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161478">
              <w:rPr>
                <w:sz w:val="20"/>
                <w:szCs w:val="18"/>
              </w:rPr>
              <w:t>Nel caso di guasto persistente, non tentare riparazioni improvvisate ma rivolgersi all’assistenza tecnica. Nel caso si avvertisse difficoltà a</w:t>
            </w:r>
            <w:r>
              <w:rPr>
                <w:sz w:val="20"/>
                <w:szCs w:val="18"/>
              </w:rPr>
              <w:t xml:space="preserve"> </w:t>
            </w:r>
            <w:r w:rsidRPr="00161478">
              <w:rPr>
                <w:sz w:val="20"/>
                <w:szCs w:val="18"/>
              </w:rPr>
              <w:t>manovrare il controllo della valvola del gas, rivolgersi all’assistenza tecnica come per ogni altra operazione di manutenzione straordinaria. L'utente</w:t>
            </w:r>
            <w:r>
              <w:rPr>
                <w:sz w:val="20"/>
                <w:szCs w:val="18"/>
              </w:rPr>
              <w:t xml:space="preserve"> </w:t>
            </w:r>
            <w:r w:rsidRPr="00161478">
              <w:rPr>
                <w:sz w:val="20"/>
                <w:szCs w:val="18"/>
              </w:rPr>
              <w:t>finale è responsabile dell'uso giornaliero e della sola manutenzione ordinaria giornaliera come la pulizia.</w:t>
            </w:r>
          </w:p>
          <w:p w14:paraId="41F2DCFC" w14:textId="77777777" w:rsidR="00161478" w:rsidRDefault="00161478" w:rsidP="00161478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161478">
              <w:rPr>
                <w:sz w:val="20"/>
                <w:szCs w:val="18"/>
              </w:rPr>
              <w:t>Prima di procedere all’accensione dei bruciatori verificare la presenza di olio nella vasca</w:t>
            </w:r>
          </w:p>
          <w:p w14:paraId="0363C225" w14:textId="77777777" w:rsidR="00161478" w:rsidRDefault="00161478" w:rsidP="00161478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161478">
              <w:rPr>
                <w:sz w:val="20"/>
                <w:szCs w:val="18"/>
              </w:rPr>
              <w:t>Prima di effettuare qualsiasi operazione di manutenzione chiudere la valvola di intercettazione del gas</w:t>
            </w:r>
          </w:p>
          <w:p w14:paraId="42C341A6" w14:textId="653CD0F5" w:rsidR="00161478" w:rsidRPr="00161478" w:rsidRDefault="00161478" w:rsidP="00161478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161478">
              <w:rPr>
                <w:sz w:val="20"/>
                <w:szCs w:val="18"/>
              </w:rPr>
              <w:t>In caso di incendio non utilizzare MAI acqua per spegnere il fuoco PERICOLO DI ESPLOSIONE!</w:t>
            </w:r>
          </w:p>
        </w:tc>
      </w:tr>
      <w:tr w:rsidR="00E80BF9" w:rsidRPr="00671D56" w14:paraId="37D52E59" w14:textId="77777777" w:rsidTr="009904B3">
        <w:trPr>
          <w:trHeight w:val="1596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24F1C62" w14:textId="77777777" w:rsidR="00E80BF9" w:rsidRPr="006C1934" w:rsidRDefault="00E80BF9" w:rsidP="009904B3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00A388" w14:textId="77777777" w:rsidR="00E80BF9" w:rsidRDefault="00E80BF9" w:rsidP="009904B3">
            <w:ins w:id="1" w:author="Lionel" w:date="2019-02-04T17:45:00Z">
              <w:r w:rsidRPr="00675DDD">
                <w:rPr>
                  <w:noProof/>
                </w:rPr>
                <w:drawing>
                  <wp:anchor distT="0" distB="0" distL="114300" distR="114300" simplePos="0" relativeHeight="251661312" behindDoc="0" locked="0" layoutInCell="1" allowOverlap="1" wp14:anchorId="10B90510" wp14:editId="2503E7BE">
                    <wp:simplePos x="0" y="0"/>
                    <wp:positionH relativeFrom="column">
                      <wp:posOffset>2603500</wp:posOffset>
                    </wp:positionH>
                    <wp:positionV relativeFrom="paragraph">
                      <wp:posOffset>0</wp:posOffset>
                    </wp:positionV>
                    <wp:extent cx="1313815" cy="467995"/>
                    <wp:effectExtent l="0" t="0" r="0" b="0"/>
                    <wp:wrapSquare wrapText="bothSides"/>
                    <wp:docPr id="114" name="Immagine 12" descr="E1711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2" descr="E1711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  <w:ins w:id="2" w:author="Lionel" w:date="2019-02-04T17:57:00Z">
              <w:r w:rsidRPr="008D76AD">
                <w:rPr>
                  <w:noProof/>
                </w:rPr>
                <w:drawing>
                  <wp:anchor distT="0" distB="0" distL="114300" distR="114300" simplePos="0" relativeHeight="251660288" behindDoc="0" locked="0" layoutInCell="1" allowOverlap="1" wp14:anchorId="21DE2EF4" wp14:editId="63BC12B1">
                    <wp:simplePos x="0" y="0"/>
                    <wp:positionH relativeFrom="column">
                      <wp:posOffset>1283335</wp:posOffset>
                    </wp:positionH>
                    <wp:positionV relativeFrom="paragraph">
                      <wp:posOffset>-15240</wp:posOffset>
                    </wp:positionV>
                    <wp:extent cx="1313815" cy="467995"/>
                    <wp:effectExtent l="0" t="0" r="0" b="0"/>
                    <wp:wrapSquare wrapText="bothSides"/>
                    <wp:docPr id="132" name="Immagine 45" descr="E17123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5" descr="E17123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  <w:ins w:id="3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4125F827" wp14:editId="68ADC090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13" name="Immagine 13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14:paraId="438E80A2" w14:textId="77777777" w:rsidR="00E80BF9" w:rsidRDefault="00E80BF9" w:rsidP="009904B3">
            <w:ins w:id="4" w:author="Lionel" w:date="2019-02-05T10:21:00Z">
              <w:r w:rsidRPr="00401FE2">
                <w:rPr>
                  <w:noProof/>
                </w:rPr>
                <w:drawing>
                  <wp:anchor distT="0" distB="0" distL="114300" distR="114300" simplePos="0" relativeHeight="251662336" behindDoc="0" locked="0" layoutInCell="1" allowOverlap="1" wp14:anchorId="6CC150B1" wp14:editId="4F418438">
                    <wp:simplePos x="0" y="0"/>
                    <wp:positionH relativeFrom="column">
                      <wp:posOffset>-18415</wp:posOffset>
                    </wp:positionH>
                    <wp:positionV relativeFrom="paragraph">
                      <wp:posOffset>269240</wp:posOffset>
                    </wp:positionV>
                    <wp:extent cx="1313815" cy="467995"/>
                    <wp:effectExtent l="0" t="0" r="0" b="0"/>
                    <wp:wrapSquare wrapText="bothSides"/>
                    <wp:docPr id="3" name="Immagine 7" descr="E1823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" descr="E1823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14:paraId="4CE993BA" w14:textId="77777777" w:rsidR="00E80BF9" w:rsidRPr="00671D56" w:rsidRDefault="00E80BF9" w:rsidP="009904B3">
            <w:ins w:id="5" w:author="Lionel" w:date="2019-02-05T10:21:00Z">
              <w:r w:rsidRPr="00401FE2">
                <w:rPr>
                  <w:noProof/>
                </w:rPr>
                <w:drawing>
                  <wp:anchor distT="0" distB="0" distL="114300" distR="114300" simplePos="0" relativeHeight="251663360" behindDoc="0" locked="0" layoutInCell="1" allowOverlap="1" wp14:anchorId="1F7A442B" wp14:editId="3095E7B6">
                    <wp:simplePos x="0" y="0"/>
                    <wp:positionH relativeFrom="column">
                      <wp:posOffset>-100330</wp:posOffset>
                    </wp:positionH>
                    <wp:positionV relativeFrom="paragraph">
                      <wp:posOffset>103505</wp:posOffset>
                    </wp:positionV>
                    <wp:extent cx="1310005" cy="467995"/>
                    <wp:effectExtent l="0" t="0" r="0" b="0"/>
                    <wp:wrapSquare wrapText="bothSides"/>
                    <wp:docPr id="4" name="Immagine 15" descr="1831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" descr="1831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000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</w:tc>
      </w:tr>
      <w:tr w:rsidR="00E80BF9" w:rsidRPr="00363F34" w14:paraId="30964A9C" w14:textId="77777777" w:rsidTr="009904B3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85FD5C4" w14:textId="77777777" w:rsidR="00E80BF9" w:rsidRDefault="00E80BF9" w:rsidP="009904B3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9873FA" w14:textId="77777777" w:rsidR="00E80BF9" w:rsidRPr="00E2259C" w:rsidRDefault="00E80BF9" w:rsidP="009904B3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E2259C">
              <w:rPr>
                <w:noProof/>
                <w:sz w:val="20"/>
                <w:szCs w:val="20"/>
              </w:rPr>
              <w:t>Guanti di protezione contro rischi termici (EN 407)</w:t>
            </w:r>
          </w:p>
          <w:p w14:paraId="76A62B5D" w14:textId="77777777" w:rsidR="00E80BF9" w:rsidRPr="007B1FB7" w:rsidRDefault="00E80BF9" w:rsidP="009904B3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7B1FB7">
              <w:rPr>
                <w:noProof/>
                <w:sz w:val="20"/>
                <w:szCs w:val="20"/>
              </w:rPr>
              <w:t>Protezione personale degli occhi (EN 166)</w:t>
            </w:r>
          </w:p>
          <w:p w14:paraId="5FDA7E0D" w14:textId="77777777" w:rsidR="00E80BF9" w:rsidRDefault="00E80BF9" w:rsidP="009904B3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7B1FB7">
              <w:rPr>
                <w:noProof/>
                <w:sz w:val="20"/>
                <w:szCs w:val="20"/>
              </w:rPr>
              <w:t>Scarpa di sicurezza (EN ISO 20345)</w:t>
            </w:r>
          </w:p>
          <w:p w14:paraId="5C22AEE2" w14:textId="77777777" w:rsidR="00E80BF9" w:rsidRDefault="00E80BF9" w:rsidP="009904B3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A92EEA">
              <w:rPr>
                <w:noProof/>
                <w:sz w:val="20"/>
                <w:szCs w:val="20"/>
              </w:rPr>
              <w:t>Cuffie per alimenti TNT (EN 340)</w:t>
            </w:r>
          </w:p>
          <w:p w14:paraId="399BFF1A" w14:textId="77777777" w:rsidR="00E80BF9" w:rsidRPr="00363F34" w:rsidRDefault="00E80BF9" w:rsidP="009904B3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</w:rPr>
            </w:pPr>
            <w:r w:rsidRPr="00A653D4">
              <w:rPr>
                <w:noProof/>
                <w:sz w:val="20"/>
                <w:szCs w:val="20"/>
              </w:rPr>
              <w:t>Tuta da lavoro</w:t>
            </w:r>
          </w:p>
        </w:tc>
      </w:tr>
    </w:tbl>
    <w:p w14:paraId="09C59491" w14:textId="77777777" w:rsidR="004F4F70" w:rsidRPr="00E80BF9" w:rsidRDefault="004F4F70" w:rsidP="00E80BF9"/>
    <w:sectPr w:rsidR="004F4F70" w:rsidRPr="00E80BF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67F55"/>
    <w:multiLevelType w:val="hybridMultilevel"/>
    <w:tmpl w:val="57FA75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BF9"/>
    <w:rsid w:val="00161478"/>
    <w:rsid w:val="004F4F70"/>
    <w:rsid w:val="00E80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7364D"/>
  <w15:chartTrackingRefBased/>
  <w15:docId w15:val="{35444AA2-B491-4176-8C41-92FA0A8D6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E80BF9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E80BF9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E80BF9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rsid w:val="00E80BF9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microsoft.com/office/2011/relationships/people" Target="people.xml"/><Relationship Id="rId5" Type="http://schemas.openxmlformats.org/officeDocument/2006/relationships/image" Target="media/image1.gi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gi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2020-10-20T13:12:00Z</dcterms:created>
  <dcterms:modified xsi:type="dcterms:W3CDTF">2020-10-20T13:36:00Z</dcterms:modified>
</cp:coreProperties>
</file>