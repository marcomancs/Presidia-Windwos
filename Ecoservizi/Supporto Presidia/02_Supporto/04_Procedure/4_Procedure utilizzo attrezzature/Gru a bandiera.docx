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431805" w14:paraId="5278625D" w14:textId="77777777" w:rsidTr="00237B58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B8FB0A3" w14:textId="71066954" w:rsidR="00431805" w:rsidRDefault="00431805" w:rsidP="00237B58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4086242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>GRU</w:t>
            </w:r>
            <w:r w:rsidR="009C4533">
              <w:rPr>
                <w:lang w:eastAsia="en-US"/>
              </w:rPr>
              <w:t xml:space="preserve"> A BANDIERA</w:t>
            </w:r>
          </w:p>
        </w:tc>
      </w:tr>
      <w:tr w:rsidR="00431805" w14:paraId="05D2769D" w14:textId="77777777" w:rsidTr="00237B58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25B14" w14:textId="77777777" w:rsidR="00431805" w:rsidRDefault="00431805" w:rsidP="00237B5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D118B" w14:textId="77777777" w:rsidR="00431805" w:rsidRDefault="00431805" w:rsidP="00237B58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46A6BDF7" w14:textId="77777777" w:rsidR="00431805" w:rsidRDefault="00431805" w:rsidP="00237B58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431805" w14:paraId="70433143" w14:textId="77777777" w:rsidTr="00237B5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D1C41" w14:textId="77777777" w:rsidR="00431805" w:rsidRDefault="00431805" w:rsidP="00237B5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1E4CB" w14:textId="77777777" w:rsidR="00431805" w:rsidRDefault="00431805" w:rsidP="00237B58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431805" w14:paraId="3DD27421" w14:textId="77777777" w:rsidTr="00237B5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5B84C" w14:textId="77777777" w:rsidR="00431805" w:rsidRDefault="00431805" w:rsidP="00237B5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C1740" w14:textId="77777777" w:rsidR="00431805" w:rsidRDefault="00431805" w:rsidP="00237B58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VIBRAZIONI CORPO INTERO</w:t>
            </w:r>
          </w:p>
          <w:p w14:paraId="2454AB59" w14:textId="77777777" w:rsidR="00431805" w:rsidRDefault="00431805" w:rsidP="00237B58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RIBALTAMENTO</w:t>
            </w:r>
          </w:p>
          <w:p w14:paraId="5F3E388B" w14:textId="77777777" w:rsidR="00431805" w:rsidRDefault="00431805" w:rsidP="00237B58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RUMORE</w:t>
            </w:r>
          </w:p>
          <w:p w14:paraId="710C03B6" w14:textId="77777777" w:rsidR="00431805" w:rsidRDefault="00431805" w:rsidP="00237B58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SCHIACCIAMENTO E LESIONI PER CONTATTO</w:t>
            </w:r>
          </w:p>
          <w:p w14:paraId="74F74770" w14:textId="77777777" w:rsidR="00431805" w:rsidRDefault="00431805" w:rsidP="00237B58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INVESTIMENTO</w:t>
            </w:r>
          </w:p>
          <w:p w14:paraId="4D7C8A4C" w14:textId="77777777" w:rsidR="00431805" w:rsidRDefault="00431805" w:rsidP="00237B58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FERITE E TAGLI</w:t>
            </w:r>
          </w:p>
        </w:tc>
      </w:tr>
      <w:tr w:rsidR="00431805" w14:paraId="5712E1DF" w14:textId="77777777" w:rsidTr="00237B5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DECC1" w14:textId="77777777" w:rsidR="00431805" w:rsidRDefault="00431805" w:rsidP="00237B5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CC6AD" w14:textId="77777777" w:rsidR="00D6510A" w:rsidRDefault="00D6510A" w:rsidP="00D6510A">
            <w:p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D6510A">
              <w:rPr>
                <w:color w:val="000000"/>
                <w:sz w:val="20"/>
                <w:szCs w:val="20"/>
              </w:rPr>
              <w:t>Prima di porre in servizio la gru a bandiera è necessario:</w:t>
            </w:r>
          </w:p>
          <w:p w14:paraId="5724A031" w14:textId="77777777" w:rsidR="00D6510A" w:rsidRPr="00D6510A" w:rsidRDefault="00D6510A" w:rsidP="00D6510A">
            <w:pPr>
              <w:pStyle w:val="Paragrafoelenco"/>
              <w:numPr>
                <w:ilvl w:val="0"/>
                <w:numId w:val="9"/>
              </w:numPr>
              <w:suppressAutoHyphens w:val="0"/>
              <w:spacing w:line="256" w:lineRule="auto"/>
              <w:textAlignment w:val="auto"/>
              <w:rPr>
                <w:sz w:val="20"/>
                <w:szCs w:val="18"/>
                <w:lang w:eastAsia="en-US"/>
              </w:rPr>
            </w:pPr>
            <w:r w:rsidRPr="00D6510A">
              <w:rPr>
                <w:color w:val="000000"/>
                <w:sz w:val="20"/>
                <w:szCs w:val="20"/>
              </w:rPr>
              <w:t>Leggere</w:t>
            </w:r>
            <w:r w:rsidRPr="00D6510A"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>attentamente la documentazione tecnica;</w:t>
            </w:r>
          </w:p>
          <w:p w14:paraId="6ADCE162" w14:textId="77777777" w:rsidR="00D6510A" w:rsidRPr="00D6510A" w:rsidRDefault="00D6510A" w:rsidP="00D6510A">
            <w:pPr>
              <w:pStyle w:val="Paragrafoelenco"/>
              <w:numPr>
                <w:ilvl w:val="0"/>
                <w:numId w:val="9"/>
              </w:numPr>
              <w:suppressAutoHyphens w:val="0"/>
              <w:spacing w:line="256" w:lineRule="auto"/>
              <w:textAlignment w:val="auto"/>
              <w:rPr>
                <w:sz w:val="20"/>
                <w:szCs w:val="18"/>
                <w:lang w:eastAsia="en-US"/>
              </w:rPr>
            </w:pPr>
            <w:r w:rsidRPr="00D6510A">
              <w:rPr>
                <w:color w:val="000000"/>
                <w:sz w:val="20"/>
                <w:szCs w:val="20"/>
              </w:rPr>
              <w:t>Informarsi circa il funzionamento ed il posizionamento dei dispositivi di arresto di emergenza;</w:t>
            </w:r>
          </w:p>
          <w:p w14:paraId="66143015" w14:textId="77777777" w:rsidR="00D6510A" w:rsidRPr="00D6510A" w:rsidRDefault="00D6510A" w:rsidP="00D6510A">
            <w:pPr>
              <w:pStyle w:val="Paragrafoelenco"/>
              <w:numPr>
                <w:ilvl w:val="0"/>
                <w:numId w:val="9"/>
              </w:numPr>
              <w:suppressAutoHyphens w:val="0"/>
              <w:spacing w:line="256" w:lineRule="auto"/>
              <w:textAlignment w:val="auto"/>
              <w:rPr>
                <w:sz w:val="20"/>
                <w:szCs w:val="18"/>
                <w:lang w:eastAsia="en-US"/>
              </w:rPr>
            </w:pPr>
            <w:r w:rsidRPr="00D6510A">
              <w:rPr>
                <w:color w:val="000000"/>
                <w:sz w:val="20"/>
                <w:szCs w:val="20"/>
              </w:rPr>
              <w:t>Conoscere quali dispositivi di sicurezza sono installati sulla gru e la loro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>localizzazione;</w:t>
            </w:r>
          </w:p>
          <w:p w14:paraId="2CF57908" w14:textId="77777777" w:rsidR="00D6510A" w:rsidRPr="00D6510A" w:rsidRDefault="00D6510A" w:rsidP="00D6510A">
            <w:pPr>
              <w:pStyle w:val="Paragrafoelenco"/>
              <w:numPr>
                <w:ilvl w:val="0"/>
                <w:numId w:val="9"/>
              </w:numPr>
              <w:suppressAutoHyphens w:val="0"/>
              <w:spacing w:line="256" w:lineRule="auto"/>
              <w:textAlignment w:val="auto"/>
              <w:rPr>
                <w:sz w:val="20"/>
                <w:szCs w:val="18"/>
                <w:lang w:eastAsia="en-US"/>
              </w:rPr>
            </w:pPr>
            <w:r w:rsidRPr="00D6510A">
              <w:rPr>
                <w:color w:val="000000"/>
                <w:sz w:val="20"/>
                <w:szCs w:val="20"/>
              </w:rPr>
              <w:t>Alcune attività da effettuarsi su componenti in funzione (es.: sostituzione della fune o della catena sul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>paranco installato sulla gru) espongono gli operatori a situazioni di grave pericolo, occorre quindi osservare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>scrupolosamente le regole seguenti:</w:t>
            </w:r>
          </w:p>
          <w:p w14:paraId="5F425E23" w14:textId="77777777" w:rsidR="00D6510A" w:rsidRPr="00D6510A" w:rsidRDefault="00D6510A" w:rsidP="00D6510A">
            <w:pPr>
              <w:pStyle w:val="Paragrafoelenco"/>
              <w:numPr>
                <w:ilvl w:val="0"/>
                <w:numId w:val="9"/>
              </w:numPr>
              <w:suppressAutoHyphens w:val="0"/>
              <w:spacing w:line="256" w:lineRule="auto"/>
              <w:textAlignment w:val="auto"/>
              <w:rPr>
                <w:sz w:val="20"/>
                <w:szCs w:val="18"/>
                <w:lang w:eastAsia="en-US"/>
              </w:rPr>
            </w:pPr>
            <w:r w:rsidRPr="00D6510A">
              <w:rPr>
                <w:color w:val="000000"/>
                <w:sz w:val="20"/>
                <w:szCs w:val="20"/>
              </w:rPr>
              <w:t>Il personale deve essere autorizzato ed appositamente istruito relativamente alle procedure operative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>da seguire, alle situazioni di pericolo che potrebbero presentarsi ed ai metodi corretti per evitarle.</w:t>
            </w:r>
          </w:p>
          <w:p w14:paraId="1497D2BC" w14:textId="77777777" w:rsidR="00D6510A" w:rsidRPr="00D6510A" w:rsidRDefault="00D6510A" w:rsidP="00D6510A">
            <w:pPr>
              <w:pStyle w:val="Paragrafoelenco"/>
              <w:numPr>
                <w:ilvl w:val="0"/>
                <w:numId w:val="9"/>
              </w:numPr>
              <w:suppressAutoHyphens w:val="0"/>
              <w:spacing w:line="256" w:lineRule="auto"/>
              <w:textAlignment w:val="auto"/>
              <w:rPr>
                <w:sz w:val="20"/>
                <w:szCs w:val="18"/>
                <w:lang w:eastAsia="en-US"/>
              </w:rPr>
            </w:pPr>
            <w:r w:rsidRPr="00D6510A">
              <w:rPr>
                <w:color w:val="000000"/>
                <w:sz w:val="20"/>
                <w:szCs w:val="20"/>
              </w:rPr>
              <w:t>Se eccezionalmente per permettere l'esecuzione di un particolare intervento tecnico specialistico di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>manutenzione, ispezione o riparazione il personale incaricato deve disattivare completamente o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>parzialmente aprire o rimuovere i ripari protettivi, sarà suo preciso dovere al termine delle operazioni</w:t>
            </w:r>
            <w:r w:rsidRPr="00D6510A">
              <w:rPr>
                <w:color w:val="000000"/>
                <w:sz w:val="20"/>
                <w:szCs w:val="20"/>
              </w:rPr>
              <w:br/>
              <w:t xml:space="preserve">ripristinare immediatamente i ripari interessati. </w:t>
            </w:r>
            <w:proofErr w:type="gramStart"/>
            <w:r w:rsidRPr="00D6510A">
              <w:rPr>
                <w:color w:val="000000"/>
                <w:sz w:val="20"/>
                <w:szCs w:val="20"/>
              </w:rPr>
              <w:t>II</w:t>
            </w:r>
            <w:proofErr w:type="gramEnd"/>
            <w:r w:rsidRPr="00D6510A">
              <w:rPr>
                <w:color w:val="000000"/>
                <w:sz w:val="20"/>
                <w:szCs w:val="20"/>
              </w:rPr>
              <w:t xml:space="preserve"> personale incaricato deve inoltre accertarsi che al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>termine dell'intervento non vengano dimenticati a bordo gru oggetti estranei, in particolare pezzi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>meccanici, utensili o dispositivi utilizzati, che potrebbero provocare danni o malfunzionamenti.</w:t>
            </w:r>
          </w:p>
          <w:p w14:paraId="35079853" w14:textId="77777777" w:rsidR="00D6510A" w:rsidRPr="00D6510A" w:rsidRDefault="00D6510A" w:rsidP="00D6510A">
            <w:pPr>
              <w:pStyle w:val="Paragrafoelenco"/>
              <w:numPr>
                <w:ilvl w:val="0"/>
                <w:numId w:val="9"/>
              </w:numPr>
              <w:suppressAutoHyphens w:val="0"/>
              <w:spacing w:line="256" w:lineRule="auto"/>
              <w:textAlignment w:val="auto"/>
              <w:rPr>
                <w:sz w:val="20"/>
                <w:szCs w:val="18"/>
                <w:lang w:eastAsia="en-US"/>
              </w:rPr>
            </w:pPr>
            <w:r w:rsidRPr="00D6510A">
              <w:rPr>
                <w:color w:val="000000"/>
                <w:sz w:val="20"/>
                <w:szCs w:val="20"/>
              </w:rPr>
              <w:t>Il personale incaricato delle operazioni di manutenzione, ispezione e riparazione, per salvaguardare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>la propria incolumità deve, prima di iniziare la sua attività e nei limiti del possibile, porre in atto tutte le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>necessarie misure preventive di sicurezza ed in particolare deve controllare che:</w:t>
            </w:r>
          </w:p>
          <w:p w14:paraId="15D6D9DF" w14:textId="77777777" w:rsidR="00D6510A" w:rsidRPr="007D6357" w:rsidRDefault="00D6510A" w:rsidP="00D6510A">
            <w:pPr>
              <w:pStyle w:val="Paragrafoelenco"/>
              <w:numPr>
                <w:ilvl w:val="0"/>
                <w:numId w:val="9"/>
              </w:numPr>
              <w:suppressAutoHyphens w:val="0"/>
              <w:spacing w:line="256" w:lineRule="auto"/>
              <w:textAlignment w:val="auto"/>
              <w:rPr>
                <w:sz w:val="20"/>
                <w:szCs w:val="18"/>
                <w:lang w:eastAsia="en-US"/>
              </w:rPr>
            </w:pPr>
            <w:r w:rsidRPr="00D6510A">
              <w:rPr>
                <w:color w:val="000000"/>
                <w:sz w:val="20"/>
                <w:szCs w:val="20"/>
              </w:rPr>
              <w:t xml:space="preserve">La gru </w:t>
            </w:r>
            <w:r w:rsidRPr="007D6357">
              <w:rPr>
                <w:color w:val="000000"/>
                <w:sz w:val="20"/>
                <w:szCs w:val="20"/>
              </w:rPr>
              <w:t>sia disattivata e siano state prese apposite misure preventive (cartelli di segnalazione,</w:t>
            </w:r>
            <w:r w:rsidRPr="007D6357">
              <w:rPr>
                <w:color w:val="000000"/>
                <w:sz w:val="20"/>
                <w:szCs w:val="20"/>
              </w:rPr>
              <w:t xml:space="preserve"> </w:t>
            </w:r>
            <w:r w:rsidRPr="007D6357">
              <w:rPr>
                <w:color w:val="000000"/>
                <w:sz w:val="20"/>
                <w:szCs w:val="20"/>
              </w:rPr>
              <w:t>dispositivi di bloccaggio ecc.) per evitarne l'avviamento accidentale. Per permettere l'esecuzione di</w:t>
            </w:r>
            <w:r w:rsidRPr="007D6357">
              <w:rPr>
                <w:color w:val="000000"/>
                <w:sz w:val="20"/>
                <w:szCs w:val="20"/>
              </w:rPr>
              <w:t xml:space="preserve"> </w:t>
            </w:r>
            <w:r w:rsidRPr="007D6357">
              <w:rPr>
                <w:color w:val="000000"/>
                <w:sz w:val="20"/>
                <w:szCs w:val="20"/>
              </w:rPr>
              <w:t>un intervento tecnico su un dispositivo elettrico occorre, in presenza di tensione, prestare la massima</w:t>
            </w:r>
            <w:r w:rsidRPr="007D6357">
              <w:rPr>
                <w:color w:val="000000"/>
                <w:sz w:val="20"/>
                <w:szCs w:val="20"/>
              </w:rPr>
              <w:t xml:space="preserve"> </w:t>
            </w:r>
            <w:r w:rsidRPr="007D6357">
              <w:rPr>
                <w:color w:val="000000"/>
                <w:sz w:val="20"/>
                <w:szCs w:val="20"/>
              </w:rPr>
              <w:t>attenzione ed operare con estrema cautela.</w:t>
            </w:r>
            <w:r w:rsidRPr="007D6357">
              <w:t xml:space="preserve"> </w:t>
            </w:r>
            <w:r w:rsidR="009C4533" w:rsidRPr="007D6357">
              <w:rPr>
                <w:rStyle w:val="fontstyle01"/>
                <w:rFonts w:ascii="Times New Roman" w:hAnsi="Times New Roman"/>
                <w:b w:val="0"/>
                <w:bCs w:val="0"/>
              </w:rPr>
              <w:t>I carichi devono essere:</w:t>
            </w:r>
          </w:p>
          <w:p w14:paraId="781121F4" w14:textId="77777777" w:rsidR="00D6510A" w:rsidRPr="007D6357" w:rsidRDefault="009C4533" w:rsidP="00D6510A">
            <w:pPr>
              <w:pStyle w:val="Paragrafoelenco"/>
              <w:numPr>
                <w:ilvl w:val="0"/>
                <w:numId w:val="9"/>
              </w:numPr>
              <w:suppressAutoHyphens w:val="0"/>
              <w:spacing w:line="256" w:lineRule="auto"/>
              <w:textAlignment w:val="auto"/>
              <w:rPr>
                <w:sz w:val="20"/>
                <w:szCs w:val="18"/>
                <w:lang w:eastAsia="en-US"/>
              </w:rPr>
            </w:pPr>
            <w:r w:rsidRPr="007D6357">
              <w:rPr>
                <w:rStyle w:val="fontstyle31"/>
                <w:rFonts w:ascii="Times New Roman" w:hAnsi="Times New Roman" w:cs="Times New Roman"/>
              </w:rPr>
              <w:t>Di forma, dimensioni, massa, equilibratura e temperatura idonee alle caratteristiche del luogo in cui</w:t>
            </w:r>
            <w:r w:rsidR="00D6510A" w:rsidRPr="007D6357">
              <w:rPr>
                <w:rStyle w:val="fontstyle31"/>
                <w:rFonts w:ascii="Times New Roman" w:hAnsi="Times New Roman" w:cs="Times New Roman"/>
              </w:rPr>
              <w:t xml:space="preserve"> </w:t>
            </w:r>
            <w:r w:rsidRPr="007D6357">
              <w:rPr>
                <w:rStyle w:val="fontstyle31"/>
                <w:rFonts w:ascii="Times New Roman" w:hAnsi="Times New Roman" w:cs="Times New Roman"/>
              </w:rPr>
              <w:t>devono essere movimentati e devono essere compatibili con le prestazioni della gru a bandiera.</w:t>
            </w:r>
          </w:p>
          <w:p w14:paraId="6697B4A6" w14:textId="77777777" w:rsidR="00D6510A" w:rsidRPr="007D6357" w:rsidRDefault="009C4533" w:rsidP="00D6510A">
            <w:pPr>
              <w:pStyle w:val="Paragrafoelenco"/>
              <w:numPr>
                <w:ilvl w:val="0"/>
                <w:numId w:val="9"/>
              </w:numPr>
              <w:suppressAutoHyphens w:val="0"/>
              <w:spacing w:line="256" w:lineRule="auto"/>
              <w:textAlignment w:val="auto"/>
              <w:rPr>
                <w:sz w:val="20"/>
                <w:szCs w:val="18"/>
                <w:lang w:eastAsia="en-US"/>
              </w:rPr>
            </w:pPr>
            <w:r w:rsidRPr="007D6357">
              <w:rPr>
                <w:rStyle w:val="fontstyle31"/>
                <w:rFonts w:ascii="Times New Roman" w:hAnsi="Times New Roman" w:cs="Times New Roman"/>
              </w:rPr>
              <w:t>Dotati di idonei punti di presa e/o imbracati con appositi accessori che evitino la caduta accidentale</w:t>
            </w:r>
          </w:p>
          <w:p w14:paraId="4E23B9CA" w14:textId="554581F7" w:rsidR="009C4533" w:rsidRPr="007D6357" w:rsidRDefault="009C4533" w:rsidP="00D6510A">
            <w:pPr>
              <w:pStyle w:val="Paragrafoelenco"/>
              <w:numPr>
                <w:ilvl w:val="0"/>
                <w:numId w:val="9"/>
              </w:numPr>
              <w:suppressAutoHyphens w:val="0"/>
              <w:spacing w:line="256" w:lineRule="auto"/>
              <w:textAlignment w:val="auto"/>
              <w:rPr>
                <w:sz w:val="20"/>
                <w:szCs w:val="18"/>
                <w:lang w:eastAsia="en-US"/>
              </w:rPr>
            </w:pPr>
            <w:r w:rsidRPr="007D6357">
              <w:rPr>
                <w:rStyle w:val="fontstyle31"/>
                <w:rFonts w:ascii="Times New Roman" w:hAnsi="Times New Roman" w:cs="Times New Roman"/>
              </w:rPr>
              <w:t>Stabili e non soggetti a cambiare la loro configurazione statica o fisica durante la movimentazione.</w:t>
            </w:r>
            <w:r w:rsidRPr="007D6357">
              <w:rPr>
                <w:rStyle w:val="fontstyle31"/>
                <w:rFonts w:ascii="Times New Roman" w:hAnsi="Times New Roman" w:cs="Times New Roman"/>
              </w:rPr>
              <w:t xml:space="preserve"> </w:t>
            </w:r>
          </w:p>
          <w:p w14:paraId="2DE1E7D2" w14:textId="77777777" w:rsidR="00D6510A" w:rsidRPr="007D6357" w:rsidRDefault="009C4533" w:rsidP="00D6510A">
            <w:pPr>
              <w:suppressAutoHyphens w:val="0"/>
              <w:autoSpaceDN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rStyle w:val="fontstyle01"/>
                <w:rFonts w:ascii="Times New Roman" w:hAnsi="Times New Roman"/>
                <w:b w:val="0"/>
                <w:bCs w:val="0"/>
              </w:rPr>
              <w:t xml:space="preserve">Non è consentita la movimentazione dei seguenti </w:t>
            </w:r>
            <w:proofErr w:type="gramStart"/>
            <w:r w:rsidRPr="007D6357">
              <w:rPr>
                <w:rStyle w:val="fontstyle01"/>
                <w:rFonts w:ascii="Times New Roman" w:hAnsi="Times New Roman"/>
                <w:b w:val="0"/>
                <w:bCs w:val="0"/>
              </w:rPr>
              <w:t>carichi :</w:t>
            </w:r>
            <w:proofErr w:type="gramEnd"/>
          </w:p>
          <w:p w14:paraId="6EBE1DA4" w14:textId="77777777" w:rsidR="00D6510A" w:rsidRPr="007D6357" w:rsidRDefault="009C4533" w:rsidP="00D6510A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textAlignment w:val="auto"/>
            </w:pPr>
            <w:r w:rsidRPr="007D6357">
              <w:rPr>
                <w:rStyle w:val="fontstyle01"/>
                <w:rFonts w:ascii="Times New Roman" w:hAnsi="Times New Roman"/>
                <w:b w:val="0"/>
                <w:bCs w:val="0"/>
              </w:rPr>
              <w:t>il cui peso, compreso l'eventuale accessorio, supera la portata della gru</w:t>
            </w:r>
          </w:p>
          <w:p w14:paraId="76B0BE12" w14:textId="77777777" w:rsidR="00D6510A" w:rsidRPr="007D6357" w:rsidRDefault="009C4533" w:rsidP="00D6510A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textAlignment w:val="auto"/>
            </w:pPr>
            <w:r w:rsidRPr="007D6357">
              <w:rPr>
                <w:rStyle w:val="fontstyle01"/>
                <w:rFonts w:ascii="Times New Roman" w:hAnsi="Times New Roman"/>
                <w:b w:val="0"/>
                <w:bCs w:val="0"/>
              </w:rPr>
              <w:t>aventi masse sbilanciate rispetto al proprio centro di gravità.</w:t>
            </w:r>
          </w:p>
          <w:p w14:paraId="5C91E136" w14:textId="77777777" w:rsidR="00D6510A" w:rsidRPr="007D6357" w:rsidRDefault="009C4533" w:rsidP="00D6510A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textAlignment w:val="auto"/>
            </w:pPr>
            <w:r w:rsidRPr="007D6357">
              <w:rPr>
                <w:rStyle w:val="fontstyle01"/>
                <w:rFonts w:ascii="Times New Roman" w:hAnsi="Times New Roman"/>
                <w:b w:val="0"/>
                <w:bCs w:val="0"/>
              </w:rPr>
              <w:t>aventi superfici non sufficientemente resistenti alla pressione esercitata dalla presa</w:t>
            </w:r>
          </w:p>
          <w:p w14:paraId="6C5190B2" w14:textId="77777777" w:rsidR="00D6510A" w:rsidRPr="007D6357" w:rsidRDefault="00D6510A" w:rsidP="00D6510A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textAlignment w:val="auto"/>
            </w:pPr>
            <w:r w:rsidRPr="007D6357">
              <w:t>C</w:t>
            </w:r>
            <w:r w:rsidR="009C4533" w:rsidRPr="007D6357">
              <w:rPr>
                <w:rStyle w:val="fontstyle01"/>
                <w:rFonts w:ascii="Times New Roman" w:hAnsi="Times New Roman"/>
                <w:b w:val="0"/>
                <w:bCs w:val="0"/>
              </w:rPr>
              <w:t xml:space="preserve">he, per le loro caratteristiche </w:t>
            </w:r>
            <w:proofErr w:type="spellStart"/>
            <w:r w:rsidR="009C4533" w:rsidRPr="007D6357">
              <w:rPr>
                <w:rStyle w:val="fontstyle01"/>
                <w:rFonts w:ascii="Times New Roman" w:hAnsi="Times New Roman"/>
                <w:b w:val="0"/>
                <w:bCs w:val="0"/>
              </w:rPr>
              <w:t>chimicofisiche</w:t>
            </w:r>
            <w:proofErr w:type="spellEnd"/>
            <w:r w:rsidR="009C4533" w:rsidRPr="007D6357">
              <w:rPr>
                <w:rStyle w:val="fontstyle01"/>
                <w:rFonts w:ascii="Times New Roman" w:hAnsi="Times New Roman"/>
                <w:b w:val="0"/>
                <w:bCs w:val="0"/>
              </w:rPr>
              <w:t>, siano classificati come pericolosi,</w:t>
            </w:r>
            <w:r w:rsidRPr="007D6357">
              <w:t xml:space="preserve"> </w:t>
            </w:r>
            <w:r w:rsidR="009C4533" w:rsidRPr="007D6357">
              <w:rPr>
                <w:rStyle w:val="fontstyle01"/>
                <w:rFonts w:ascii="Times New Roman" w:hAnsi="Times New Roman"/>
                <w:b w:val="0"/>
                <w:bCs w:val="0"/>
              </w:rPr>
              <w:t xml:space="preserve">quali, ad </w:t>
            </w:r>
            <w:proofErr w:type="gramStart"/>
            <w:r w:rsidR="009C4533" w:rsidRPr="007D6357">
              <w:rPr>
                <w:rStyle w:val="fontstyle01"/>
                <w:rFonts w:ascii="Times New Roman" w:hAnsi="Times New Roman"/>
                <w:b w:val="0"/>
                <w:bCs w:val="0"/>
              </w:rPr>
              <w:t>esempio :</w:t>
            </w:r>
            <w:proofErr w:type="gramEnd"/>
            <w:r w:rsidR="009C4533" w:rsidRPr="007D6357">
              <w:rPr>
                <w:rStyle w:val="fontstyle01"/>
                <w:rFonts w:ascii="Times New Roman" w:hAnsi="Times New Roman"/>
                <w:b w:val="0"/>
                <w:bCs w:val="0"/>
              </w:rPr>
              <w:t xml:space="preserve"> materiali infiammabili, esplosivi, radioattivi, ecc.</w:t>
            </w:r>
          </w:p>
          <w:p w14:paraId="277CBB31" w14:textId="77777777" w:rsidR="00D6510A" w:rsidRPr="007D6357" w:rsidRDefault="009C4533" w:rsidP="00D6510A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textAlignment w:val="auto"/>
            </w:pPr>
            <w:r w:rsidRPr="007D6357">
              <w:rPr>
                <w:rStyle w:val="fontstyle01"/>
                <w:rFonts w:ascii="Times New Roman" w:hAnsi="Times New Roman"/>
                <w:b w:val="0"/>
                <w:bCs w:val="0"/>
              </w:rPr>
              <w:lastRenderedPageBreak/>
              <w:t>materiali o prodotti tossico nocivi, se non movimentati in appositi contenitori di</w:t>
            </w:r>
            <w:r w:rsidR="00D6510A" w:rsidRPr="007D6357">
              <w:t xml:space="preserve"> </w:t>
            </w:r>
            <w:r w:rsidRPr="007D6357">
              <w:rPr>
                <w:rStyle w:val="fontstyle01"/>
                <w:rFonts w:ascii="Times New Roman" w:hAnsi="Times New Roman"/>
                <w:b w:val="0"/>
                <w:bCs w:val="0"/>
              </w:rPr>
              <w:t>sicurezza, quali ad esempio: prodotti chimici corrosivi, con rischi biologici, ecc.</w:t>
            </w:r>
          </w:p>
          <w:p w14:paraId="6F8CFFB8" w14:textId="77777777" w:rsidR="00D6510A" w:rsidRPr="007D6357" w:rsidRDefault="009C4533" w:rsidP="00D6510A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textAlignment w:val="auto"/>
            </w:pPr>
            <w:r w:rsidRPr="007D6357">
              <w:rPr>
                <w:rStyle w:val="fontstyle01"/>
                <w:rFonts w:ascii="Times New Roman" w:hAnsi="Times New Roman"/>
                <w:b w:val="0"/>
                <w:bCs w:val="0"/>
              </w:rPr>
              <w:t>prodotti o sostanze alimentari sfusi, che possono venire a diretto contatto con le</w:t>
            </w:r>
            <w:r w:rsidR="00D6510A" w:rsidRPr="007D6357">
              <w:t xml:space="preserve"> </w:t>
            </w:r>
            <w:r w:rsidRPr="007D6357">
              <w:rPr>
                <w:rStyle w:val="fontstyle01"/>
                <w:rFonts w:ascii="Times New Roman" w:hAnsi="Times New Roman"/>
                <w:b w:val="0"/>
                <w:bCs w:val="0"/>
              </w:rPr>
              <w:t>parti del paranco o con i suoi lubrificanti.</w:t>
            </w:r>
          </w:p>
          <w:p w14:paraId="38E34433" w14:textId="77777777" w:rsidR="00D6510A" w:rsidRPr="007D6357" w:rsidRDefault="009C4533" w:rsidP="00D6510A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textAlignment w:val="auto"/>
            </w:pPr>
            <w:r w:rsidRPr="007D6357">
              <w:rPr>
                <w:rStyle w:val="fontstyle01"/>
                <w:rFonts w:ascii="Times New Roman" w:hAnsi="Times New Roman"/>
                <w:b w:val="0"/>
                <w:bCs w:val="0"/>
              </w:rPr>
              <w:t xml:space="preserve">che possono cambiare la loro configurazione statica e/o </w:t>
            </w:r>
            <w:proofErr w:type="spellStart"/>
            <w:r w:rsidRPr="007D6357">
              <w:rPr>
                <w:rStyle w:val="fontstyle01"/>
                <w:rFonts w:ascii="Times New Roman" w:hAnsi="Times New Roman"/>
                <w:b w:val="0"/>
                <w:bCs w:val="0"/>
              </w:rPr>
              <w:t>chimicofisica</w:t>
            </w:r>
            <w:proofErr w:type="spellEnd"/>
            <w:r w:rsidRPr="007D6357">
              <w:rPr>
                <w:rStyle w:val="fontstyle01"/>
                <w:rFonts w:ascii="Times New Roman" w:hAnsi="Times New Roman"/>
                <w:b w:val="0"/>
                <w:bCs w:val="0"/>
              </w:rPr>
              <w:t xml:space="preserve"> o il loro</w:t>
            </w:r>
            <w:r w:rsidRPr="007D6357">
              <w:rPr>
                <w:color w:val="000000"/>
                <w:sz w:val="20"/>
                <w:szCs w:val="20"/>
              </w:rPr>
              <w:br/>
            </w:r>
            <w:r w:rsidRPr="007D6357">
              <w:rPr>
                <w:rStyle w:val="fontstyle01"/>
                <w:rFonts w:ascii="Times New Roman" w:hAnsi="Times New Roman"/>
                <w:b w:val="0"/>
                <w:bCs w:val="0"/>
              </w:rPr>
              <w:t>baricentro durante la movimentazione.</w:t>
            </w:r>
          </w:p>
          <w:p w14:paraId="1A108352" w14:textId="01BC2C00" w:rsidR="009C4533" w:rsidRPr="007D6357" w:rsidRDefault="009C4533" w:rsidP="00D6510A">
            <w:pPr>
              <w:pStyle w:val="Paragrafoelenco"/>
              <w:numPr>
                <w:ilvl w:val="0"/>
                <w:numId w:val="10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4"/>
                <w:szCs w:val="24"/>
              </w:rPr>
            </w:pPr>
            <w:r w:rsidRPr="007D6357">
              <w:rPr>
                <w:rStyle w:val="fontstyle21"/>
                <w:rFonts w:ascii="Times New Roman" w:hAnsi="Times New Roman"/>
              </w:rPr>
              <w:t xml:space="preserve"> </w:t>
            </w:r>
            <w:r w:rsidRPr="007D6357">
              <w:rPr>
                <w:rStyle w:val="fontstyle01"/>
                <w:rFonts w:ascii="Times New Roman" w:hAnsi="Times New Roman"/>
                <w:b w:val="0"/>
                <w:bCs w:val="0"/>
              </w:rPr>
              <w:t>non dotati di accessori di cui al punto seguente.</w:t>
            </w:r>
          </w:p>
          <w:p w14:paraId="2AF0BCD1" w14:textId="77777777" w:rsidR="00D6510A" w:rsidRPr="007D6357" w:rsidRDefault="00D6510A" w:rsidP="00D6510A">
            <w:pPr>
              <w:suppressAutoHyphens w:val="0"/>
              <w:autoSpaceDN/>
              <w:ind w:left="405"/>
              <w:textAlignment w:val="auto"/>
            </w:pPr>
          </w:p>
          <w:p w14:paraId="6C3A99FC" w14:textId="77777777" w:rsidR="00D6510A" w:rsidRPr="007D6357" w:rsidRDefault="009C4533" w:rsidP="00D6510A">
            <w:pPr>
              <w:suppressAutoHyphens w:val="0"/>
              <w:autoSpaceDN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rStyle w:val="fontstyle01"/>
                <w:rFonts w:ascii="Times New Roman" w:hAnsi="Times New Roman"/>
                <w:b w:val="0"/>
                <w:bCs w:val="0"/>
              </w:rPr>
              <w:t xml:space="preserve">La gru, nell’esecuzione di serie, non deve essere impiegata in ambienti e </w:t>
            </w:r>
            <w:proofErr w:type="gramStart"/>
            <w:r w:rsidRPr="007D6357">
              <w:rPr>
                <w:rStyle w:val="fontstyle01"/>
                <w:rFonts w:ascii="Times New Roman" w:hAnsi="Times New Roman"/>
                <w:b w:val="0"/>
                <w:bCs w:val="0"/>
              </w:rPr>
              <w:t>zone :</w:t>
            </w:r>
            <w:proofErr w:type="gramEnd"/>
          </w:p>
          <w:p w14:paraId="398BE9BF" w14:textId="77777777" w:rsidR="00D6510A" w:rsidRPr="007D6357" w:rsidRDefault="009C4533" w:rsidP="00D6510A">
            <w:pPr>
              <w:pStyle w:val="Paragrafoelenco"/>
              <w:numPr>
                <w:ilvl w:val="0"/>
                <w:numId w:val="11"/>
              </w:numPr>
              <w:suppressAutoHyphens w:val="0"/>
              <w:autoSpaceDN/>
              <w:textAlignment w:val="auto"/>
            </w:pPr>
            <w:r w:rsidRPr="007D6357">
              <w:rPr>
                <w:rStyle w:val="fontstyle01"/>
                <w:rFonts w:ascii="Times New Roman" w:hAnsi="Times New Roman"/>
                <w:b w:val="0"/>
                <w:bCs w:val="0"/>
              </w:rPr>
              <w:t xml:space="preserve">Con vapori, fumi o polveri altamente corrosivi e/o abrasivi </w:t>
            </w:r>
            <w:r w:rsidRPr="007D6357">
              <w:rPr>
                <w:rStyle w:val="fontstyle31"/>
                <w:rFonts w:ascii="Times New Roman" w:hAnsi="Times New Roman" w:cs="Times New Roman"/>
              </w:rPr>
              <w:t>(quando ciò non può</w:t>
            </w:r>
            <w:r w:rsidR="00D6510A" w:rsidRPr="007D6357">
              <w:t xml:space="preserve"> </w:t>
            </w:r>
            <w:r w:rsidRPr="007D6357">
              <w:rPr>
                <w:rStyle w:val="fontstyle31"/>
                <w:rFonts w:ascii="Times New Roman" w:hAnsi="Times New Roman" w:cs="Times New Roman"/>
              </w:rPr>
              <w:t>essere evitato intensificare i cicli manutentivi)</w:t>
            </w:r>
            <w:r w:rsidRPr="007D6357">
              <w:rPr>
                <w:rStyle w:val="fontstyle01"/>
                <w:rFonts w:ascii="Times New Roman" w:hAnsi="Times New Roman"/>
                <w:b w:val="0"/>
                <w:bCs w:val="0"/>
              </w:rPr>
              <w:t>.</w:t>
            </w:r>
          </w:p>
          <w:p w14:paraId="003145BF" w14:textId="77777777" w:rsidR="00D6510A" w:rsidRPr="007D6357" w:rsidRDefault="009C4533" w:rsidP="00D6510A">
            <w:pPr>
              <w:pStyle w:val="Paragrafoelenco"/>
              <w:numPr>
                <w:ilvl w:val="0"/>
                <w:numId w:val="11"/>
              </w:numPr>
              <w:suppressAutoHyphens w:val="0"/>
              <w:autoSpaceDN/>
              <w:textAlignment w:val="auto"/>
            </w:pPr>
            <w:r w:rsidRPr="007D6357">
              <w:rPr>
                <w:rStyle w:val="fontstyle01"/>
                <w:rFonts w:ascii="Times New Roman" w:hAnsi="Times New Roman"/>
                <w:b w:val="0"/>
                <w:bCs w:val="0"/>
              </w:rPr>
              <w:t>In presenza di fiamme e/o calore superiore alle temperature ammesse.</w:t>
            </w:r>
          </w:p>
          <w:p w14:paraId="33BCE6C7" w14:textId="77777777" w:rsidR="00D6510A" w:rsidRPr="007D6357" w:rsidRDefault="009C4533" w:rsidP="00D6510A">
            <w:pPr>
              <w:pStyle w:val="Paragrafoelenco"/>
              <w:numPr>
                <w:ilvl w:val="0"/>
                <w:numId w:val="11"/>
              </w:numPr>
              <w:suppressAutoHyphens w:val="0"/>
              <w:autoSpaceDN/>
              <w:textAlignment w:val="auto"/>
            </w:pPr>
            <w:r w:rsidRPr="007D6357">
              <w:rPr>
                <w:rStyle w:val="fontstyle01"/>
                <w:rFonts w:ascii="Times New Roman" w:hAnsi="Times New Roman"/>
                <w:b w:val="0"/>
                <w:bCs w:val="0"/>
              </w:rPr>
              <w:t>Con rischi d'incendio o di esplosione e dove sia prescritto l'impiego di componenti</w:t>
            </w:r>
            <w:r w:rsidR="00D6510A" w:rsidRPr="007D6357">
              <w:t xml:space="preserve"> </w:t>
            </w:r>
            <w:r w:rsidRPr="007D6357">
              <w:rPr>
                <w:rStyle w:val="fontstyle01"/>
                <w:rFonts w:ascii="Times New Roman" w:hAnsi="Times New Roman"/>
                <w:b w:val="0"/>
                <w:bCs w:val="0"/>
              </w:rPr>
              <w:t xml:space="preserve">antideflagranti e/o </w:t>
            </w:r>
            <w:proofErr w:type="spellStart"/>
            <w:r w:rsidRPr="007D6357">
              <w:rPr>
                <w:rStyle w:val="fontstyle01"/>
                <w:rFonts w:ascii="Times New Roman" w:hAnsi="Times New Roman"/>
                <w:b w:val="0"/>
                <w:bCs w:val="0"/>
              </w:rPr>
              <w:t>antiscintilla.</w:t>
            </w:r>
            <w:proofErr w:type="spellEnd"/>
          </w:p>
          <w:p w14:paraId="59E00208" w14:textId="77777777" w:rsidR="00D6510A" w:rsidRPr="007D6357" w:rsidRDefault="009C4533" w:rsidP="00D6510A">
            <w:pPr>
              <w:pStyle w:val="Paragrafoelenco"/>
              <w:numPr>
                <w:ilvl w:val="0"/>
                <w:numId w:val="11"/>
              </w:numPr>
              <w:suppressAutoHyphens w:val="0"/>
              <w:autoSpaceDN/>
              <w:textAlignment w:val="auto"/>
            </w:pPr>
            <w:r w:rsidRPr="007D6357">
              <w:rPr>
                <w:rStyle w:val="fontstyle01"/>
                <w:rFonts w:ascii="Times New Roman" w:hAnsi="Times New Roman"/>
                <w:b w:val="0"/>
                <w:bCs w:val="0"/>
              </w:rPr>
              <w:t>In zone ove siano presenti forti campi elettromagnetici che possono generare</w:t>
            </w:r>
            <w:r w:rsidRPr="007D6357">
              <w:rPr>
                <w:color w:val="000000"/>
                <w:sz w:val="20"/>
                <w:szCs w:val="20"/>
              </w:rPr>
              <w:br/>
            </w:r>
            <w:r w:rsidRPr="007D6357">
              <w:rPr>
                <w:rStyle w:val="fontstyle01"/>
                <w:rFonts w:ascii="Times New Roman" w:hAnsi="Times New Roman"/>
                <w:b w:val="0"/>
                <w:bCs w:val="0"/>
              </w:rPr>
              <w:t>accumuli di cariche elettrostatiche.</w:t>
            </w:r>
          </w:p>
          <w:p w14:paraId="08BFCC85" w14:textId="0E7C83FC" w:rsidR="009C4533" w:rsidRPr="007D6357" w:rsidRDefault="009C4533" w:rsidP="00D6510A">
            <w:pPr>
              <w:pStyle w:val="Paragrafoelenco"/>
              <w:numPr>
                <w:ilvl w:val="0"/>
                <w:numId w:val="11"/>
              </w:numPr>
              <w:suppressAutoHyphens w:val="0"/>
              <w:autoSpaceDN/>
              <w:textAlignment w:val="auto"/>
            </w:pPr>
            <w:r w:rsidRPr="007D6357">
              <w:rPr>
                <w:rStyle w:val="fontstyle01"/>
                <w:rFonts w:ascii="Times New Roman" w:hAnsi="Times New Roman"/>
                <w:b w:val="0"/>
                <w:bCs w:val="0"/>
              </w:rPr>
              <w:t>A contatto diretto con sostanze alimentari sfuse.</w:t>
            </w:r>
          </w:p>
          <w:p w14:paraId="06DA9AEC" w14:textId="59550411" w:rsidR="00431805" w:rsidRPr="00D6510A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sz w:val="20"/>
                <w:szCs w:val="18"/>
                <w:lang w:eastAsia="en-US"/>
              </w:rPr>
            </w:pPr>
            <w:r w:rsidRPr="00D6510A">
              <w:rPr>
                <w:color w:val="000000"/>
                <w:sz w:val="20"/>
                <w:szCs w:val="20"/>
              </w:rPr>
              <w:t>Le zone pericolose sono tutte quelle dove, in qualsiasi fase operativa, le persone esposte possono essere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>assoggettate al rischio che si verifichi un evento pericoloso per la loro sicurezza, salute o integrità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 xml:space="preserve">psicofisica. </w:t>
            </w:r>
            <w:proofErr w:type="gramStart"/>
            <w:r w:rsidRPr="00D6510A">
              <w:rPr>
                <w:color w:val="000000"/>
                <w:sz w:val="20"/>
                <w:szCs w:val="20"/>
              </w:rPr>
              <w:t>In particolare</w:t>
            </w:r>
            <w:proofErr w:type="gramEnd"/>
            <w:r w:rsidRPr="00D6510A">
              <w:rPr>
                <w:color w:val="000000"/>
                <w:sz w:val="20"/>
                <w:szCs w:val="20"/>
              </w:rPr>
              <w:t xml:space="preserve"> occorre informare le </w:t>
            </w:r>
            <w:r w:rsidRPr="00D6510A">
              <w:rPr>
                <w:b/>
                <w:bCs/>
                <w:color w:val="000000"/>
                <w:sz w:val="20"/>
                <w:szCs w:val="20"/>
              </w:rPr>
              <w:t>persone potenzialmente esposte</w:t>
            </w:r>
            <w:r w:rsidRPr="00D6510A">
              <w:rPr>
                <w:color w:val="000000"/>
                <w:sz w:val="20"/>
                <w:szCs w:val="20"/>
              </w:rPr>
              <w:t>, che l'operatore addetto</w:t>
            </w:r>
            <w:r w:rsidRPr="00D6510A">
              <w:rPr>
                <w:color w:val="000000"/>
                <w:sz w:val="20"/>
                <w:szCs w:val="20"/>
              </w:rPr>
              <w:br/>
              <w:t xml:space="preserve">all'uso della gru a bandiera non sempre opera, nelle traiettorie di movimentazione nelle </w:t>
            </w:r>
            <w:r w:rsidRPr="00D6510A">
              <w:rPr>
                <w:b/>
                <w:bCs/>
                <w:color w:val="000000"/>
                <w:sz w:val="20"/>
                <w:szCs w:val="20"/>
              </w:rPr>
              <w:t>zone pericolose</w:t>
            </w:r>
            <w:r w:rsidRPr="00D6510A">
              <w:rPr>
                <w:color w:val="000000"/>
                <w:sz w:val="20"/>
                <w:szCs w:val="20"/>
              </w:rPr>
              <w:t>, in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>condizioni di visibilità sufficiente per poter prevenire completamente o con tempestività tutti i rischi di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>schiacciamento, urto e trascinamento, potenziali nei confronti di eventuali persone che devono quindi</w:t>
            </w:r>
            <w:r w:rsidRPr="00D6510A">
              <w:rPr>
                <w:color w:val="000000"/>
                <w:sz w:val="20"/>
                <w:szCs w:val="20"/>
              </w:rPr>
              <w:br/>
              <w:t>evitare, essi stessi, di esporsi al rischio durante le manovre in tali zone</w:t>
            </w:r>
          </w:p>
          <w:p w14:paraId="696BA825" w14:textId="77777777" w:rsidR="00D6510A" w:rsidRPr="00D6510A" w:rsidRDefault="00D6510A" w:rsidP="00D6510A">
            <w:pPr>
              <w:suppressAutoHyphens w:val="0"/>
              <w:spacing w:line="256" w:lineRule="auto"/>
              <w:textAlignment w:val="auto"/>
              <w:rPr>
                <w:sz w:val="20"/>
                <w:szCs w:val="18"/>
                <w:lang w:eastAsia="en-US"/>
              </w:rPr>
            </w:pPr>
          </w:p>
          <w:p w14:paraId="42C877D9" w14:textId="77777777" w:rsidR="00D6510A" w:rsidRPr="00D6510A" w:rsidRDefault="00D6510A" w:rsidP="00D6510A">
            <w:pPr>
              <w:suppressAutoHyphens w:val="0"/>
              <w:spacing w:line="256" w:lineRule="auto"/>
              <w:textAlignment w:val="auto"/>
              <w:rPr>
                <w:sz w:val="20"/>
                <w:szCs w:val="18"/>
                <w:lang w:eastAsia="en-US"/>
              </w:rPr>
            </w:pPr>
            <w:r w:rsidRPr="00D6510A">
              <w:rPr>
                <w:sz w:val="20"/>
                <w:szCs w:val="18"/>
                <w:lang w:eastAsia="en-US"/>
              </w:rPr>
              <w:t xml:space="preserve">UTILIZZO GRU </w:t>
            </w:r>
          </w:p>
          <w:p w14:paraId="36747369" w14:textId="77777777" w:rsidR="00D6510A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D6510A">
              <w:rPr>
                <w:b/>
                <w:bCs/>
                <w:color w:val="000000"/>
                <w:sz w:val="20"/>
                <w:szCs w:val="20"/>
              </w:rPr>
              <w:t xml:space="preserve">SEMPRE </w:t>
            </w:r>
            <w:r w:rsidRPr="00D6510A">
              <w:rPr>
                <w:color w:val="000000"/>
                <w:sz w:val="20"/>
                <w:szCs w:val="20"/>
              </w:rPr>
              <w:t>seguire le indicazioni e le istruzioni riportate nei manuali di installazione e di uso e verificare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 xml:space="preserve">l'integrità dei componenti e delle parti della gru </w:t>
            </w:r>
          </w:p>
          <w:p w14:paraId="621665CF" w14:textId="65F66D84" w:rsidR="00D6510A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D6510A">
              <w:rPr>
                <w:b/>
                <w:bCs/>
                <w:color w:val="000000"/>
                <w:sz w:val="20"/>
                <w:szCs w:val="20"/>
              </w:rPr>
              <w:t xml:space="preserve">SEMPRE </w:t>
            </w:r>
            <w:r w:rsidRPr="00D6510A">
              <w:rPr>
                <w:color w:val="000000"/>
                <w:sz w:val="20"/>
                <w:szCs w:val="20"/>
              </w:rPr>
              <w:t>rispettare le istruzioni e gli avvertimenti evidenziati sulla macchina; le targhe di avvertenza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>esposte sulla gru e nelle zone di manovra sono segnalazioni antinfortunistiche e devono essere sempre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 xml:space="preserve">perfettamente leggibili </w:t>
            </w:r>
          </w:p>
          <w:p w14:paraId="52640EE1" w14:textId="77777777" w:rsidR="00D6510A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D6510A">
              <w:rPr>
                <w:b/>
                <w:bCs/>
                <w:color w:val="000000"/>
                <w:sz w:val="20"/>
                <w:szCs w:val="20"/>
              </w:rPr>
              <w:t xml:space="preserve">SEMPRE </w:t>
            </w:r>
            <w:r w:rsidRPr="00D6510A">
              <w:rPr>
                <w:color w:val="000000"/>
                <w:sz w:val="20"/>
                <w:szCs w:val="20"/>
              </w:rPr>
              <w:t>assicurarsi che la gru operi in ambiente protetto dagli agenti atmosferici (pioggia, vento, neve,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>ecc.), oppure, quando prevista per utilizzazione all'aperto, verificare che siano state installate le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>opportune protezioni (tettucci, ripari, ecc.).</w:t>
            </w:r>
          </w:p>
          <w:p w14:paraId="582E0A10" w14:textId="77777777" w:rsidR="00D6510A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D6510A">
              <w:rPr>
                <w:b/>
                <w:bCs/>
                <w:color w:val="000000"/>
                <w:sz w:val="20"/>
                <w:szCs w:val="20"/>
              </w:rPr>
              <w:t xml:space="preserve">SEMPRE </w:t>
            </w:r>
            <w:r w:rsidRPr="00D6510A">
              <w:rPr>
                <w:color w:val="000000"/>
                <w:sz w:val="20"/>
                <w:szCs w:val="20"/>
              </w:rPr>
              <w:t>verificare la rispondenza delle prestazioni della gru in relazione al servizio cui è destinata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D6510A">
              <w:rPr>
                <w:color w:val="000000"/>
                <w:sz w:val="20"/>
                <w:szCs w:val="20"/>
              </w:rPr>
              <w:t>( cicli</w:t>
            </w:r>
            <w:proofErr w:type="gramEnd"/>
            <w:r w:rsidRPr="00D6510A">
              <w:rPr>
                <w:color w:val="000000"/>
                <w:sz w:val="20"/>
                <w:szCs w:val="20"/>
              </w:rPr>
              <w:t xml:space="preserve"> di lavoro - intermittenza - tempo di utilizzo - carico da movimentare )</w:t>
            </w:r>
          </w:p>
          <w:p w14:paraId="1B9AEEEC" w14:textId="77777777" w:rsidR="00D6510A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D6510A">
              <w:rPr>
                <w:b/>
                <w:bCs/>
                <w:color w:val="000000"/>
                <w:sz w:val="20"/>
                <w:szCs w:val="20"/>
              </w:rPr>
              <w:t xml:space="preserve">SEMPRE </w:t>
            </w:r>
            <w:r w:rsidRPr="00D6510A">
              <w:rPr>
                <w:color w:val="000000"/>
                <w:sz w:val="20"/>
                <w:szCs w:val="20"/>
              </w:rPr>
              <w:t>controllare la solidità e l'adeguatezza delle strutture (terreno; pavimentazione; fondazione;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>plinto) che sostengono la gru a bandiera, all'atto della prima della massa in servizio, o verificare che ciò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>sia stato fatto da personale professionalmente competente.</w:t>
            </w:r>
          </w:p>
          <w:p w14:paraId="36CC4A99" w14:textId="3B85C7DA" w:rsidR="00D6510A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D6510A">
              <w:rPr>
                <w:b/>
                <w:bCs/>
                <w:color w:val="000000"/>
                <w:sz w:val="20"/>
                <w:szCs w:val="20"/>
              </w:rPr>
              <w:t xml:space="preserve">SEMPRE </w:t>
            </w:r>
            <w:r w:rsidRPr="00D6510A">
              <w:rPr>
                <w:color w:val="000000"/>
                <w:sz w:val="20"/>
                <w:szCs w:val="20"/>
              </w:rPr>
              <w:t>verificare che la pista, di scorrimento del carrello elettrico sul braccio, sia posta ad una quota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>che non consenta all'operatore di interferire con la sagoma del paranco carrello e/o delle sue parti in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>movimento. Nel caso ciò non fosse possibile provvedere all</w:t>
            </w:r>
            <w:r>
              <w:rPr>
                <w:color w:val="000000"/>
                <w:sz w:val="20"/>
                <w:szCs w:val="20"/>
              </w:rPr>
              <w:t>e</w:t>
            </w:r>
            <w:r w:rsidRPr="00D6510A">
              <w:rPr>
                <w:color w:val="000000"/>
                <w:sz w:val="20"/>
                <w:szCs w:val="20"/>
              </w:rPr>
              <w:t xml:space="preserve"> sistemazioni di opportuni ripari o di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 xml:space="preserve">segnaletica posta nella zona a rischio </w:t>
            </w:r>
          </w:p>
          <w:p w14:paraId="3805F0A2" w14:textId="77777777" w:rsidR="00D6510A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D6510A">
              <w:rPr>
                <w:b/>
                <w:bCs/>
                <w:color w:val="000000"/>
                <w:sz w:val="20"/>
                <w:szCs w:val="20"/>
              </w:rPr>
              <w:t xml:space="preserve">SEMPRE </w:t>
            </w:r>
            <w:r w:rsidRPr="00D6510A">
              <w:rPr>
                <w:color w:val="000000"/>
                <w:sz w:val="20"/>
                <w:szCs w:val="20"/>
              </w:rPr>
              <w:t>verificare la corrispondenza dei movimenti di rotazione della gru, di traslazione del carrello e di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>sollevamento del paranco</w:t>
            </w:r>
          </w:p>
          <w:p w14:paraId="6CC3EF3B" w14:textId="77777777" w:rsidR="00D6510A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D6510A">
              <w:rPr>
                <w:b/>
                <w:bCs/>
                <w:color w:val="000000"/>
                <w:sz w:val="20"/>
                <w:szCs w:val="20"/>
              </w:rPr>
              <w:t xml:space="preserve">SEMPRE </w:t>
            </w:r>
            <w:r w:rsidRPr="00D6510A">
              <w:rPr>
                <w:color w:val="000000"/>
                <w:sz w:val="20"/>
                <w:szCs w:val="20"/>
              </w:rPr>
              <w:t xml:space="preserve">testare la funzionalità del pulsante di arresto/emergenza </w:t>
            </w:r>
          </w:p>
          <w:p w14:paraId="19E8CE34" w14:textId="77777777" w:rsidR="00D6510A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D6510A">
              <w:rPr>
                <w:b/>
                <w:bCs/>
                <w:color w:val="000000"/>
                <w:sz w:val="20"/>
                <w:szCs w:val="20"/>
              </w:rPr>
              <w:t xml:space="preserve">SEMPRE </w:t>
            </w:r>
            <w:r w:rsidRPr="00D6510A">
              <w:rPr>
                <w:color w:val="000000"/>
                <w:sz w:val="20"/>
                <w:szCs w:val="20"/>
              </w:rPr>
              <w:t>assicurarsi, prima di manovrare, che la zona di rotazione del braccio sia libera da ostacoli</w:t>
            </w:r>
          </w:p>
          <w:p w14:paraId="1F48ED7A" w14:textId="77777777" w:rsidR="00D6510A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D6510A">
              <w:rPr>
                <w:b/>
                <w:bCs/>
                <w:color w:val="000000"/>
                <w:sz w:val="20"/>
                <w:szCs w:val="20"/>
              </w:rPr>
              <w:t xml:space="preserve">SEMPRE </w:t>
            </w:r>
            <w:r w:rsidRPr="00D6510A">
              <w:rPr>
                <w:color w:val="000000"/>
                <w:sz w:val="20"/>
                <w:szCs w:val="20"/>
              </w:rPr>
              <w:t>accertare l'adeguatezza dello stato di conservazione (pulizia, lubrificazioni) e di manutenzione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 xml:space="preserve">della gru e dei suoi componenti principali (funi </w:t>
            </w:r>
            <w:r w:rsidRPr="00D6510A">
              <w:rPr>
                <w:color w:val="000000"/>
                <w:sz w:val="20"/>
                <w:szCs w:val="20"/>
              </w:rPr>
              <w:lastRenderedPageBreak/>
              <w:t>o catene, tamburo o noce, pulegge, bozzello-gancio,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>pulsantiera, finecorsa, motoriduttori, ruote, impianto elettrico, ecc.).</w:t>
            </w:r>
          </w:p>
          <w:p w14:paraId="5F60E8E0" w14:textId="77777777" w:rsidR="00D6510A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D6510A">
              <w:rPr>
                <w:b/>
                <w:bCs/>
                <w:color w:val="000000"/>
                <w:sz w:val="20"/>
                <w:szCs w:val="20"/>
              </w:rPr>
              <w:t xml:space="preserve">SEMPRE </w:t>
            </w:r>
            <w:r w:rsidRPr="00D6510A">
              <w:rPr>
                <w:color w:val="000000"/>
                <w:sz w:val="20"/>
                <w:szCs w:val="20"/>
              </w:rPr>
              <w:t>verificare l'idoneità ed il funzionamento dell'impianto elettrico; in particolare controllare che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>non vi siano allacciamenti precari e pericolosi.</w:t>
            </w:r>
          </w:p>
          <w:p w14:paraId="0C80DDBF" w14:textId="77777777" w:rsidR="00D6510A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D6510A">
              <w:rPr>
                <w:b/>
                <w:bCs/>
                <w:color w:val="000000"/>
                <w:sz w:val="20"/>
                <w:szCs w:val="20"/>
              </w:rPr>
              <w:t xml:space="preserve">SEMPRE </w:t>
            </w:r>
            <w:r w:rsidRPr="00D6510A">
              <w:rPr>
                <w:color w:val="000000"/>
                <w:sz w:val="20"/>
                <w:szCs w:val="20"/>
              </w:rPr>
              <w:t>controllare il corretto funzionamento di tutti i motori della gru.</w:t>
            </w:r>
          </w:p>
          <w:p w14:paraId="0FC5D0D5" w14:textId="77777777" w:rsidR="00D6510A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D6510A">
              <w:rPr>
                <w:b/>
                <w:bCs/>
                <w:color w:val="000000"/>
                <w:sz w:val="20"/>
                <w:szCs w:val="20"/>
              </w:rPr>
              <w:t xml:space="preserve">SEMPRE </w:t>
            </w:r>
            <w:r w:rsidRPr="00D6510A">
              <w:rPr>
                <w:color w:val="000000"/>
                <w:sz w:val="20"/>
                <w:szCs w:val="20"/>
              </w:rPr>
              <w:t>controllare, in modo costante, l'efficienza dei freni e dei finecorsa verificandone la funzionalità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>in tutti i movimenti della gru a bandiera.</w:t>
            </w:r>
          </w:p>
          <w:p w14:paraId="7246E7E5" w14:textId="77777777" w:rsidR="00D6510A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D6510A">
              <w:rPr>
                <w:b/>
                <w:bCs/>
                <w:color w:val="000000"/>
                <w:sz w:val="20"/>
                <w:szCs w:val="20"/>
              </w:rPr>
              <w:t xml:space="preserve">SEMPRE </w:t>
            </w:r>
            <w:r w:rsidRPr="00D6510A">
              <w:rPr>
                <w:color w:val="000000"/>
                <w:sz w:val="20"/>
                <w:szCs w:val="20"/>
              </w:rPr>
              <w:t>eseguire controlli di funi/catene bozzello-gancio, limitatore di carico o dispositivo a frizione 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>pulsantiera verificandone l'integrità e l'efficienza.</w:t>
            </w:r>
          </w:p>
          <w:p w14:paraId="69A2D6EA" w14:textId="77777777" w:rsidR="00D6510A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D6510A">
              <w:rPr>
                <w:b/>
                <w:bCs/>
                <w:color w:val="000000"/>
                <w:sz w:val="20"/>
                <w:szCs w:val="20"/>
              </w:rPr>
              <w:t xml:space="preserve">SEMPRE </w:t>
            </w:r>
            <w:r w:rsidRPr="00D6510A">
              <w:rPr>
                <w:color w:val="000000"/>
                <w:sz w:val="20"/>
                <w:szCs w:val="20"/>
              </w:rPr>
              <w:t>assicurarsi che il gancio di sollevamento non sia consumato, danneggiato, sprovvisto di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>sicurezze (moschettone).</w:t>
            </w:r>
          </w:p>
          <w:p w14:paraId="0D2160F2" w14:textId="77777777" w:rsidR="00D6510A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D6510A">
              <w:rPr>
                <w:b/>
                <w:bCs/>
                <w:color w:val="000000"/>
                <w:sz w:val="20"/>
                <w:szCs w:val="20"/>
              </w:rPr>
              <w:t xml:space="preserve">SEMPRE </w:t>
            </w:r>
            <w:r w:rsidRPr="00D6510A">
              <w:rPr>
                <w:color w:val="000000"/>
                <w:sz w:val="20"/>
                <w:szCs w:val="20"/>
              </w:rPr>
              <w:t>verificare idoneità ed efficienza delle imbracature (funi; catene; fasce; ecc.); in particolare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 xml:space="preserve">controllare che non presentino lacerazioni, schiacciamenti, trefoli rotti o parti non lubrificate </w:t>
            </w:r>
          </w:p>
          <w:p w14:paraId="74BBAF34" w14:textId="77777777" w:rsidR="00D6510A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D6510A">
              <w:rPr>
                <w:b/>
                <w:bCs/>
                <w:color w:val="000000"/>
                <w:sz w:val="20"/>
                <w:szCs w:val="20"/>
              </w:rPr>
              <w:t xml:space="preserve">SEMPRE </w:t>
            </w:r>
            <w:r w:rsidRPr="00D6510A">
              <w:rPr>
                <w:color w:val="000000"/>
                <w:sz w:val="20"/>
                <w:szCs w:val="20"/>
              </w:rPr>
              <w:t>assicurarsi di aver centrato il gruppo di sollevamento (paranco e gancio), sulla perpendicolare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>del carico prima di aver effettuato le imbracature e di movimentare il carico stesso.</w:t>
            </w:r>
          </w:p>
          <w:p w14:paraId="656F84F2" w14:textId="77777777" w:rsidR="00D6510A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D6510A">
              <w:rPr>
                <w:b/>
                <w:bCs/>
                <w:color w:val="000000"/>
                <w:sz w:val="20"/>
                <w:szCs w:val="20"/>
              </w:rPr>
              <w:t xml:space="preserve">SEMPRE </w:t>
            </w:r>
            <w:r w:rsidRPr="00D6510A">
              <w:rPr>
                <w:color w:val="000000"/>
                <w:sz w:val="20"/>
                <w:szCs w:val="20"/>
              </w:rPr>
              <w:t>assicurare in modo corretto le imbracature del carico al gancio di sollevamento, dopo aver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>provveduto ad equilibrare il carico stesso prima di sollevarlo, porre in tensione le imbracature con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 xml:space="preserve">manovre lente e sicure </w:t>
            </w:r>
          </w:p>
          <w:p w14:paraId="14DB6632" w14:textId="77777777" w:rsidR="00D6510A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D6510A">
              <w:rPr>
                <w:b/>
                <w:bCs/>
                <w:color w:val="000000"/>
                <w:sz w:val="20"/>
                <w:szCs w:val="20"/>
              </w:rPr>
              <w:t xml:space="preserve">SEMPRE </w:t>
            </w:r>
            <w:r w:rsidRPr="00D6510A">
              <w:rPr>
                <w:color w:val="000000"/>
                <w:sz w:val="20"/>
                <w:szCs w:val="20"/>
              </w:rPr>
              <w:t>accertarsi che il carico durante le operazioni di movimentazione (sollevamento, rotazione 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 xml:space="preserve">traslazione) non incontri ostacoli </w:t>
            </w:r>
          </w:p>
          <w:p w14:paraId="301FE3EC" w14:textId="77777777" w:rsidR="00D6510A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D6510A">
              <w:rPr>
                <w:b/>
                <w:bCs/>
                <w:color w:val="000000"/>
                <w:sz w:val="20"/>
                <w:szCs w:val="20"/>
              </w:rPr>
              <w:t xml:space="preserve">SEMPRE </w:t>
            </w:r>
            <w:r w:rsidRPr="00D6510A">
              <w:rPr>
                <w:color w:val="000000"/>
                <w:sz w:val="20"/>
                <w:szCs w:val="20"/>
              </w:rPr>
              <w:t>dare avvertenza, tramite la sirena se installata, al personale che lavora in prossimità della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 xml:space="preserve">zona di manovra della gru a bandiera dell'inizio delle operazioni di movimentazione del carico </w:t>
            </w:r>
          </w:p>
          <w:p w14:paraId="4CA65C71" w14:textId="77777777" w:rsidR="00D6510A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D6510A">
              <w:rPr>
                <w:b/>
                <w:bCs/>
                <w:color w:val="000000"/>
                <w:sz w:val="20"/>
                <w:szCs w:val="20"/>
              </w:rPr>
              <w:t xml:space="preserve">SEMPRE </w:t>
            </w:r>
            <w:r w:rsidRPr="00D6510A">
              <w:rPr>
                <w:color w:val="000000"/>
                <w:sz w:val="20"/>
                <w:szCs w:val="20"/>
              </w:rPr>
              <w:t>operare nelle migliori condizioni di illuminazione dell'area e di visibilità del carico</w:t>
            </w:r>
          </w:p>
          <w:p w14:paraId="0A22BC42" w14:textId="77777777" w:rsidR="00D6510A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D6510A">
              <w:rPr>
                <w:b/>
                <w:bCs/>
                <w:color w:val="000000"/>
                <w:sz w:val="20"/>
                <w:szCs w:val="20"/>
              </w:rPr>
              <w:t xml:space="preserve">SEMPRE </w:t>
            </w:r>
            <w:r w:rsidRPr="00D6510A">
              <w:rPr>
                <w:color w:val="000000"/>
                <w:sz w:val="20"/>
                <w:szCs w:val="20"/>
              </w:rPr>
              <w:t xml:space="preserve">operare al di fuori del raggio di manovra del carico sollevato </w:t>
            </w:r>
          </w:p>
          <w:p w14:paraId="6B95DA70" w14:textId="77777777" w:rsidR="00D6510A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D6510A">
              <w:rPr>
                <w:b/>
                <w:bCs/>
                <w:color w:val="000000"/>
                <w:sz w:val="20"/>
                <w:szCs w:val="20"/>
              </w:rPr>
              <w:t xml:space="preserve">SEMPRE </w:t>
            </w:r>
            <w:r w:rsidRPr="00D6510A">
              <w:rPr>
                <w:color w:val="000000"/>
                <w:sz w:val="20"/>
                <w:szCs w:val="20"/>
              </w:rPr>
              <w:t>azionare i vari movimenti evitando il più possibile di procedere ad impulsi di comando in rapida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 xml:space="preserve">successione </w:t>
            </w:r>
          </w:p>
          <w:p w14:paraId="6E06E851" w14:textId="77777777" w:rsidR="00D6510A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D6510A">
              <w:rPr>
                <w:b/>
                <w:bCs/>
                <w:color w:val="000000"/>
                <w:sz w:val="20"/>
                <w:szCs w:val="20"/>
              </w:rPr>
              <w:t xml:space="preserve">SEMPRE </w:t>
            </w:r>
            <w:r w:rsidRPr="00D6510A">
              <w:rPr>
                <w:color w:val="000000"/>
                <w:sz w:val="20"/>
                <w:szCs w:val="20"/>
              </w:rPr>
              <w:t>impiegare velocità "lente" per operazioni di accostamento e posizionamento</w:t>
            </w:r>
          </w:p>
          <w:p w14:paraId="587C67C5" w14:textId="77777777" w:rsidR="00D6510A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D6510A">
              <w:rPr>
                <w:b/>
                <w:bCs/>
                <w:color w:val="000000"/>
                <w:sz w:val="20"/>
                <w:szCs w:val="20"/>
              </w:rPr>
              <w:t>SEMPRE</w:t>
            </w:r>
            <w:r w:rsidRPr="00D6510A">
              <w:rPr>
                <w:color w:val="000000"/>
                <w:sz w:val="20"/>
                <w:szCs w:val="20"/>
              </w:rPr>
              <w:t>, al termine lavoro, posizionare il braccio della gru, il gancio e la pulsantiera, in modo che non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 xml:space="preserve">costituiscano pericolo di collisione. </w:t>
            </w:r>
          </w:p>
          <w:p w14:paraId="42B124D0" w14:textId="77777777" w:rsidR="00D6510A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D6510A">
              <w:rPr>
                <w:b/>
                <w:bCs/>
                <w:color w:val="000000"/>
                <w:sz w:val="20"/>
                <w:szCs w:val="20"/>
              </w:rPr>
              <w:t xml:space="preserve">SEMPRE, </w:t>
            </w:r>
            <w:r w:rsidRPr="00D6510A">
              <w:rPr>
                <w:color w:val="000000"/>
                <w:sz w:val="20"/>
                <w:szCs w:val="20"/>
              </w:rPr>
              <w:t>prima di abbandonare il posto di manovra, attivare il pulsante di arresto sulla pulsantiera 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 xml:space="preserve">disinserire l'interruttore generale della gru </w:t>
            </w:r>
          </w:p>
          <w:p w14:paraId="21B50ED2" w14:textId="77777777" w:rsidR="00D6510A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D6510A">
              <w:rPr>
                <w:b/>
                <w:bCs/>
                <w:color w:val="000000"/>
                <w:sz w:val="20"/>
                <w:szCs w:val="20"/>
              </w:rPr>
              <w:t xml:space="preserve">SEMPRE </w:t>
            </w:r>
            <w:r w:rsidRPr="00D6510A">
              <w:rPr>
                <w:color w:val="000000"/>
                <w:sz w:val="20"/>
                <w:szCs w:val="20"/>
              </w:rPr>
              <w:t>provvedere a togliere la tensione di alimentazione della macchina in caso di ispezioni,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 xml:space="preserve">riparazioni, interventi di manutenzione ordinaria </w:t>
            </w:r>
          </w:p>
          <w:p w14:paraId="2FC7E838" w14:textId="77777777" w:rsidR="00D6510A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D6510A"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b/>
                <w:bCs/>
                <w:color w:val="000000"/>
                <w:sz w:val="20"/>
                <w:szCs w:val="20"/>
              </w:rPr>
              <w:t xml:space="preserve">SEMPRE, </w:t>
            </w:r>
            <w:r w:rsidRPr="00D6510A">
              <w:rPr>
                <w:color w:val="000000"/>
                <w:sz w:val="20"/>
                <w:szCs w:val="20"/>
              </w:rPr>
              <w:t>per tutte le operazioni, usare abbigliamento di lavoro idoneo, nel rispetto delle norme di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>sicurezza nell'ambiente di lavoro</w:t>
            </w:r>
          </w:p>
          <w:p w14:paraId="75419E82" w14:textId="77777777" w:rsidR="00D6510A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D6510A">
              <w:rPr>
                <w:b/>
                <w:bCs/>
                <w:color w:val="000000"/>
                <w:sz w:val="20"/>
                <w:szCs w:val="20"/>
              </w:rPr>
              <w:t xml:space="preserve">SEMPRE </w:t>
            </w:r>
            <w:r w:rsidRPr="00D6510A">
              <w:rPr>
                <w:color w:val="000000"/>
                <w:sz w:val="20"/>
                <w:szCs w:val="20"/>
              </w:rPr>
              <w:t>segnalare eventuali anomalie di funzionamento (comportamento difettoso, sospetto di rottura,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>movimenti non corretti e rumorosità al di fuori della norma) al responsabile di reparto e mettere la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>macchina in condizioni di fuori esercizio.</w:t>
            </w:r>
          </w:p>
          <w:p w14:paraId="03D1ED1E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D6510A">
              <w:rPr>
                <w:b/>
                <w:bCs/>
                <w:color w:val="000000"/>
                <w:sz w:val="20"/>
                <w:szCs w:val="20"/>
              </w:rPr>
              <w:t xml:space="preserve">SEMPRE </w:t>
            </w:r>
            <w:r w:rsidRPr="00D6510A">
              <w:rPr>
                <w:color w:val="000000"/>
                <w:sz w:val="20"/>
                <w:szCs w:val="20"/>
              </w:rPr>
              <w:t>rispettare il programma degli interventi di manutenzione e registrare, ad ogni controllo,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6510A">
              <w:rPr>
                <w:color w:val="000000"/>
                <w:sz w:val="20"/>
                <w:szCs w:val="20"/>
              </w:rPr>
              <w:t>eventuali osservazioni relative, soprattutto, a gancio, fune/catena, freni e finecorsa.</w:t>
            </w:r>
          </w:p>
          <w:p w14:paraId="786425B3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>utilizzare la gru a bandiera per il sollevamento e il trasporto di persone</w:t>
            </w:r>
          </w:p>
          <w:p w14:paraId="35B6624B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>sollevare dei carichi mentre le persone transitano nell'area di manovra sottostante</w:t>
            </w:r>
          </w:p>
          <w:p w14:paraId="5441B499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 xml:space="preserve">transitare, sostare, operare e manovrare al di sotto del carico sospeso </w:t>
            </w:r>
          </w:p>
          <w:p w14:paraId="269B868E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 xml:space="preserve">consentire l'uso della gru a personale non qualificato o minore di anni 18 </w:t>
            </w:r>
          </w:p>
          <w:p w14:paraId="5EAA8BB8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 xml:space="preserve">usare la gru se non si è fisicamente </w:t>
            </w:r>
            <w:proofErr w:type="spellStart"/>
            <w:r w:rsidRPr="007D6357">
              <w:rPr>
                <w:color w:val="000000"/>
                <w:sz w:val="20"/>
                <w:szCs w:val="20"/>
              </w:rPr>
              <w:t>idone</w:t>
            </w:r>
            <w:proofErr w:type="spellEnd"/>
          </w:p>
          <w:p w14:paraId="58250DEB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color w:val="000000"/>
                <w:sz w:val="20"/>
                <w:szCs w:val="20"/>
              </w:rPr>
              <w:t xml:space="preserve"> </w:t>
            </w: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 xml:space="preserve">usare la gru se non dotati di idonei indumenti di lavoro o misure di protezione personale </w:t>
            </w:r>
          </w:p>
          <w:p w14:paraId="552A5B92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 xml:space="preserve">operare senza la dovuta attenzione durante il sollevamento, la rotazione e la traslazione </w:t>
            </w:r>
          </w:p>
          <w:p w14:paraId="3D1F4C1F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>mettere le mani nelle pulegge in rotazione, sulle funi o catene in movimento, sulle imbracature in</w:t>
            </w:r>
            <w:r w:rsidR="007D6357">
              <w:rPr>
                <w:color w:val="000000"/>
                <w:sz w:val="20"/>
                <w:szCs w:val="20"/>
              </w:rPr>
              <w:t xml:space="preserve"> </w:t>
            </w:r>
            <w:r w:rsidRPr="007D6357">
              <w:rPr>
                <w:color w:val="000000"/>
                <w:sz w:val="20"/>
                <w:szCs w:val="20"/>
              </w:rPr>
              <w:t>fase di "</w:t>
            </w:r>
            <w:proofErr w:type="spellStart"/>
            <w:r w:rsidRPr="007D6357">
              <w:rPr>
                <w:color w:val="000000"/>
                <w:sz w:val="20"/>
                <w:szCs w:val="20"/>
              </w:rPr>
              <w:t>tensionamento</w:t>
            </w:r>
            <w:proofErr w:type="spellEnd"/>
            <w:r w:rsidRPr="007D6357">
              <w:rPr>
                <w:color w:val="000000"/>
                <w:sz w:val="20"/>
                <w:szCs w:val="20"/>
              </w:rPr>
              <w:t>" nelle zone di contatto con il carico e tra gancio e imbracatura</w:t>
            </w:r>
          </w:p>
          <w:p w14:paraId="6BE22174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 xml:space="preserve">lasciare il carico sospeso incustodito </w:t>
            </w:r>
          </w:p>
          <w:p w14:paraId="2E0091E9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 xml:space="preserve">sollevare carichi superiori alla portata nominale </w:t>
            </w:r>
            <w:proofErr w:type="spellStart"/>
            <w:r w:rsidRPr="007D6357">
              <w:rPr>
                <w:color w:val="000000"/>
                <w:sz w:val="20"/>
                <w:szCs w:val="20"/>
              </w:rPr>
              <w:t>nè</w:t>
            </w:r>
            <w:proofErr w:type="spellEnd"/>
            <w:r w:rsidRPr="007D6357">
              <w:rPr>
                <w:color w:val="000000"/>
                <w:sz w:val="20"/>
                <w:szCs w:val="20"/>
              </w:rPr>
              <w:t xml:space="preserve"> equipaggiare la gru con paranchi di portata</w:t>
            </w:r>
            <w:r w:rsidR="007D6357">
              <w:rPr>
                <w:color w:val="000000"/>
                <w:sz w:val="20"/>
                <w:szCs w:val="20"/>
              </w:rPr>
              <w:t xml:space="preserve"> </w:t>
            </w:r>
            <w:r w:rsidRPr="007D6357">
              <w:rPr>
                <w:color w:val="000000"/>
                <w:sz w:val="20"/>
                <w:szCs w:val="20"/>
              </w:rPr>
              <w:t>nominale superiore alla portata della gru stessa</w:t>
            </w:r>
            <w:r w:rsidR="007D6357">
              <w:rPr>
                <w:color w:val="000000"/>
                <w:sz w:val="20"/>
                <w:szCs w:val="20"/>
              </w:rPr>
              <w:t xml:space="preserve"> </w:t>
            </w:r>
          </w:p>
          <w:p w14:paraId="39C93880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>usare la gru per servizi diversi da quelli a cui è destinata, evitarne l'uso per altre operazioni come ad</w:t>
            </w:r>
            <w:r w:rsidR="007D6357">
              <w:rPr>
                <w:color w:val="000000"/>
                <w:sz w:val="20"/>
                <w:szCs w:val="20"/>
              </w:rPr>
              <w:t xml:space="preserve"> </w:t>
            </w:r>
            <w:r w:rsidRPr="007D6357">
              <w:rPr>
                <w:color w:val="000000"/>
                <w:sz w:val="20"/>
                <w:szCs w:val="20"/>
              </w:rPr>
              <w:t>esempio imbiancatura soffitti, sostituzione lampade, manutenzione ad impianti, ecc.</w:t>
            </w:r>
          </w:p>
          <w:p w14:paraId="569DA767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 xml:space="preserve">sollevare carichi non equilibrati </w:t>
            </w:r>
          </w:p>
          <w:p w14:paraId="0E712085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 xml:space="preserve">far oscillare il carico o il gancio durante la traslazione </w:t>
            </w:r>
          </w:p>
          <w:p w14:paraId="6DCD2070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 xml:space="preserve">porre la fune o la catena in posizione di tiro in diagonale </w:t>
            </w:r>
          </w:p>
          <w:p w14:paraId="684F6088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 xml:space="preserve">utilizzare la gru per trainare o trascinare </w:t>
            </w:r>
          </w:p>
          <w:p w14:paraId="042EFD98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 xml:space="preserve">usare la fune o la catena del paranco come imbracatura per il carico </w:t>
            </w:r>
          </w:p>
          <w:p w14:paraId="199F7859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 xml:space="preserve">utilizzare imbracature senza averne controllato l'idoneità </w:t>
            </w:r>
          </w:p>
          <w:p w14:paraId="229E9AC0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 xml:space="preserve">utilizzare la fune o la catena come cavo di messa a terra per saldatrice </w:t>
            </w:r>
          </w:p>
          <w:p w14:paraId="235B94C1" w14:textId="0B6665FE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 xml:space="preserve">usare la punta del gancio come base di appoggio del carico </w:t>
            </w:r>
          </w:p>
          <w:p w14:paraId="1EF9D2B2" w14:textId="5A2264FB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 xml:space="preserve">impiegare la gru per mantenere in tensione elementi vincolati al suolo </w:t>
            </w:r>
          </w:p>
          <w:p w14:paraId="78CB5D53" w14:textId="6939669C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 xml:space="preserve">sollevare carichi "guidati" </w:t>
            </w:r>
          </w:p>
          <w:p w14:paraId="0887B1B9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>proseguire la corsa del gancio dopo aver appoggiato il carico causando il bando di funi o catene.</w:t>
            </w:r>
          </w:p>
          <w:p w14:paraId="6B4A9A9C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 xml:space="preserve">urtare con il carico le strutture portanti o altre macchine ed impianti </w:t>
            </w:r>
          </w:p>
          <w:p w14:paraId="76E6491A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>utilizzare contemporaneamente due gru per sollevare lo stesso carico, senza aver posto in atto</w:t>
            </w:r>
            <w:r w:rsidR="007D6357">
              <w:rPr>
                <w:color w:val="000000"/>
                <w:sz w:val="20"/>
                <w:szCs w:val="20"/>
              </w:rPr>
              <w:t xml:space="preserve"> </w:t>
            </w:r>
            <w:r w:rsidRPr="007D6357">
              <w:rPr>
                <w:color w:val="000000"/>
                <w:sz w:val="20"/>
                <w:szCs w:val="20"/>
              </w:rPr>
              <w:t>adeguate procedure di sicurezza</w:t>
            </w:r>
          </w:p>
          <w:p w14:paraId="10565F3C" w14:textId="7488EA1D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>utilizzare la gru con due movimenti contemporanei, attendere il completo arresto del movimento</w:t>
            </w:r>
            <w:r w:rsidR="007D6357">
              <w:rPr>
                <w:color w:val="000000"/>
                <w:sz w:val="20"/>
                <w:szCs w:val="20"/>
              </w:rPr>
              <w:t xml:space="preserve"> </w:t>
            </w:r>
            <w:r w:rsidRPr="007D6357">
              <w:rPr>
                <w:color w:val="000000"/>
                <w:sz w:val="20"/>
                <w:szCs w:val="20"/>
              </w:rPr>
              <w:t xml:space="preserve">prima di iniziarne un altro </w:t>
            </w:r>
          </w:p>
          <w:p w14:paraId="1D8A5855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>im</w:t>
            </w:r>
            <w:r w:rsidR="007D6357">
              <w:rPr>
                <w:color w:val="000000"/>
                <w:sz w:val="20"/>
                <w:szCs w:val="20"/>
              </w:rPr>
              <w:t>p</w:t>
            </w:r>
            <w:r w:rsidRPr="007D6357">
              <w:rPr>
                <w:color w:val="000000"/>
                <w:sz w:val="20"/>
                <w:szCs w:val="20"/>
              </w:rPr>
              <w:t>iegare la gru in condizioni ambientali non previste (- 10°C + 40°C; 80%) o, se installata</w:t>
            </w:r>
            <w:r w:rsidR="007D6357">
              <w:rPr>
                <w:color w:val="000000"/>
                <w:sz w:val="20"/>
                <w:szCs w:val="20"/>
              </w:rPr>
              <w:t xml:space="preserve"> </w:t>
            </w:r>
            <w:r w:rsidRPr="007D6357">
              <w:rPr>
                <w:color w:val="000000"/>
                <w:sz w:val="20"/>
                <w:szCs w:val="20"/>
              </w:rPr>
              <w:t xml:space="preserve">all'aperto, in condizioni ambientali sfavorevoli e/o pericolose (vento forte, pioggia, neve, ecc.). </w:t>
            </w:r>
          </w:p>
          <w:p w14:paraId="450C12A5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>impiegare la gru, o compiere operazioni di manutenzione sulla stessa, in condizioni di illuminazione</w:t>
            </w:r>
            <w:r w:rsidR="007D6357">
              <w:rPr>
                <w:color w:val="000000"/>
                <w:sz w:val="20"/>
                <w:szCs w:val="20"/>
              </w:rPr>
              <w:t xml:space="preserve"> </w:t>
            </w:r>
            <w:r w:rsidRPr="007D6357">
              <w:rPr>
                <w:color w:val="000000"/>
                <w:sz w:val="20"/>
                <w:szCs w:val="20"/>
              </w:rPr>
              <w:t xml:space="preserve">e/o visibilità insufficienti </w:t>
            </w:r>
          </w:p>
          <w:p w14:paraId="188F9EDB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 xml:space="preserve">impiegare la gru in aree dove è prescritto l'utilizzo di componentistiche antideflagranti </w:t>
            </w:r>
          </w:p>
          <w:p w14:paraId="7C4E6222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 xml:space="preserve">far intervenire in modo continuo gli interruttori automatici di finecorsa </w:t>
            </w:r>
          </w:p>
          <w:p w14:paraId="54F073D0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>raggiungere a piena velocità le "estremità corsa" nei movimenti di rotazione e traslazione</w:t>
            </w:r>
          </w:p>
          <w:p w14:paraId="209FA868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>impiegare la gru in presenza di una forte caduta di tensione sulla rete di alimentazione o di una</w:t>
            </w:r>
            <w:r w:rsidR="007D6357">
              <w:rPr>
                <w:color w:val="000000"/>
                <w:sz w:val="20"/>
                <w:szCs w:val="20"/>
              </w:rPr>
              <w:t xml:space="preserve"> </w:t>
            </w:r>
            <w:r w:rsidRPr="007D6357">
              <w:rPr>
                <w:color w:val="000000"/>
                <w:sz w:val="20"/>
                <w:szCs w:val="20"/>
              </w:rPr>
              <w:t xml:space="preserve">accidentale mancanza di una delle tre fasi </w:t>
            </w:r>
          </w:p>
          <w:p w14:paraId="11867ABE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 xml:space="preserve">eseguire brusche inversioni di marcia nelle fasi di sollevamento, rotazione e traslazione </w:t>
            </w:r>
          </w:p>
          <w:p w14:paraId="11AC60C4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 xml:space="preserve">azionare in modo ripetuto i pulsanti di comando della gru </w:t>
            </w:r>
          </w:p>
          <w:p w14:paraId="28B8CDD3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>modificare le caratteristiche funzionali e prestazionali della gru e/o dei suoi componenti.</w:t>
            </w:r>
          </w:p>
          <w:p w14:paraId="0D6C5338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>modificare, starare le regolazioni dei dispositivi di sicurezza (finecorsa, limitatore di carico</w:t>
            </w:r>
            <w:r w:rsidR="007D6357">
              <w:rPr>
                <w:color w:val="000000"/>
                <w:sz w:val="20"/>
                <w:szCs w:val="20"/>
              </w:rPr>
              <w:t xml:space="preserve"> </w:t>
            </w:r>
            <w:r w:rsidRPr="007D6357">
              <w:rPr>
                <w:color w:val="000000"/>
                <w:sz w:val="20"/>
                <w:szCs w:val="20"/>
              </w:rPr>
              <w:t>dispositivo a frizione, etc.) e/o provocare manomissioni alla gru o ai suoi componenti</w:t>
            </w:r>
          </w:p>
          <w:p w14:paraId="4CA61203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 xml:space="preserve">eseguire riparazioni provvisorie o interventi di ripristino non conformi alle istruzioni </w:t>
            </w:r>
          </w:p>
          <w:p w14:paraId="6F737C7F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 xml:space="preserve">usare ricambistica non originale o non consigliata dal costruttore </w:t>
            </w:r>
          </w:p>
          <w:p w14:paraId="36E6D6D8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 xml:space="preserve">affidare operazioni di manutenzione e riparazione a personale non istruito dal costruttore </w:t>
            </w:r>
          </w:p>
          <w:p w14:paraId="08B01DC4" w14:textId="715C758B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 xml:space="preserve">abbandonare la gru al termine lavoro senza aver posto in atto le procedure di sicurezza </w:t>
            </w:r>
          </w:p>
          <w:p w14:paraId="5C9A7472" w14:textId="77777777" w:rsidR="007D6357" w:rsidRDefault="00D6510A" w:rsidP="00D6510A">
            <w:pPr>
              <w:pStyle w:val="Paragrafoelenco"/>
              <w:numPr>
                <w:ilvl w:val="0"/>
                <w:numId w:val="8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7D6357"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MAI </w:t>
            </w:r>
            <w:r w:rsidRPr="007D6357">
              <w:rPr>
                <w:color w:val="000000"/>
                <w:sz w:val="20"/>
                <w:szCs w:val="20"/>
              </w:rPr>
              <w:t>effettuare operazioni di manutenzione ordinaria, ispezioni o riparazioni senza aver messo la gru</w:t>
            </w:r>
            <w:r w:rsidR="007D6357">
              <w:rPr>
                <w:color w:val="000000"/>
                <w:sz w:val="20"/>
                <w:szCs w:val="20"/>
              </w:rPr>
              <w:t xml:space="preserve"> </w:t>
            </w:r>
            <w:r w:rsidRPr="007D6357">
              <w:rPr>
                <w:color w:val="000000"/>
                <w:sz w:val="20"/>
                <w:szCs w:val="20"/>
              </w:rPr>
              <w:t xml:space="preserve">fuori servizio ed aver attivato la relativa procedura </w:t>
            </w:r>
          </w:p>
          <w:p w14:paraId="387E0F04" w14:textId="319B3C4B" w:rsidR="00D6510A" w:rsidRPr="007D6357" w:rsidRDefault="00D6510A" w:rsidP="007D6357">
            <w:p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</w:p>
        </w:tc>
      </w:tr>
      <w:tr w:rsidR="00431805" w14:paraId="3D62D0F5" w14:textId="77777777" w:rsidTr="00237B58">
        <w:trPr>
          <w:trHeight w:val="1911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0048D" w14:textId="77777777" w:rsidR="00431805" w:rsidRDefault="00431805" w:rsidP="00237B5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B5537" w14:textId="77777777" w:rsidR="00431805" w:rsidRDefault="00431805" w:rsidP="00237B58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2336" behindDoc="0" locked="0" layoutInCell="1" allowOverlap="1" wp14:anchorId="0672D506" wp14:editId="7E630DFC">
                  <wp:simplePos x="0" y="0"/>
                  <wp:positionH relativeFrom="column">
                    <wp:posOffset>1366520</wp:posOffset>
                  </wp:positionH>
                  <wp:positionV relativeFrom="paragraph">
                    <wp:posOffset>6350</wp:posOffset>
                  </wp:positionV>
                  <wp:extent cx="1310640" cy="467995"/>
                  <wp:effectExtent l="0" t="0" r="3810" b="8255"/>
                  <wp:wrapNone/>
                  <wp:docPr id="17" name="Immagine 17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1" locked="0" layoutInCell="1" allowOverlap="1" wp14:anchorId="391C6F56" wp14:editId="12E81A93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9" name="Immagine 19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EB0D71A" w14:textId="583846A7" w:rsidR="00431805" w:rsidRDefault="007D6357" w:rsidP="00237B58">
            <w:pPr>
              <w:spacing w:line="256" w:lineRule="auto"/>
              <w:rPr>
                <w:lang w:eastAsia="en-US"/>
              </w:rPr>
            </w:pPr>
            <w:ins w:id="1" w:author="Lionel" w:date="2019-02-04T17:45:00Z">
              <w:r w:rsidRPr="00675DDD">
                <w:rPr>
                  <w:noProof/>
                </w:rPr>
                <w:drawing>
                  <wp:anchor distT="0" distB="0" distL="114300" distR="114300" simplePos="0" relativeHeight="251664384" behindDoc="0" locked="0" layoutInCell="1" allowOverlap="1" wp14:anchorId="01FB4D3D" wp14:editId="20CEC519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521335</wp:posOffset>
                    </wp:positionV>
                    <wp:extent cx="1524000" cy="542925"/>
                    <wp:effectExtent l="0" t="0" r="0" b="0"/>
                    <wp:wrapSquare wrapText="bothSides"/>
                    <wp:docPr id="121" name="Immagine 18" descr="E175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8" descr="E175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24000" cy="542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14:paraId="44E2B74E" w14:textId="77777777" w:rsidR="007D6357" w:rsidRDefault="007D6357" w:rsidP="00237B58">
            <w:pPr>
              <w:spacing w:line="256" w:lineRule="auto"/>
              <w:rPr>
                <w:lang w:eastAsia="en-US"/>
              </w:rPr>
            </w:pPr>
          </w:p>
          <w:p w14:paraId="1593D82C" w14:textId="07B27DC6" w:rsidR="007D6357" w:rsidRDefault="007D6357" w:rsidP="00237B58">
            <w:pPr>
              <w:spacing w:line="256" w:lineRule="auto"/>
              <w:rPr>
                <w:lang w:eastAsia="en-US"/>
              </w:rPr>
            </w:pPr>
          </w:p>
          <w:p w14:paraId="0F0E6930" w14:textId="58A4E967" w:rsidR="007D6357" w:rsidRDefault="007D6357" w:rsidP="00237B58">
            <w:pPr>
              <w:spacing w:line="256" w:lineRule="auto"/>
              <w:rPr>
                <w:lang w:eastAsia="en-US"/>
              </w:rPr>
            </w:pPr>
          </w:p>
          <w:p w14:paraId="3276036A" w14:textId="1548B7F9" w:rsidR="007D6357" w:rsidRDefault="007D6357" w:rsidP="00237B58">
            <w:pPr>
              <w:spacing w:line="256" w:lineRule="auto"/>
              <w:rPr>
                <w:lang w:eastAsia="en-US"/>
              </w:rPr>
            </w:pPr>
          </w:p>
          <w:p w14:paraId="311E93DD" w14:textId="6D3ED281" w:rsidR="007D6357" w:rsidRDefault="007D6357" w:rsidP="00237B58">
            <w:pPr>
              <w:spacing w:line="256" w:lineRule="auto"/>
              <w:rPr>
                <w:lang w:eastAsia="en-US"/>
              </w:rPr>
            </w:pPr>
          </w:p>
          <w:p w14:paraId="4138DC28" w14:textId="499B0A5B" w:rsidR="00431805" w:rsidRDefault="007D6357" w:rsidP="00237B58">
            <w:pPr>
              <w:spacing w:line="256" w:lineRule="auto"/>
              <w:rPr>
                <w:lang w:eastAsia="en-US"/>
              </w:rPr>
            </w:pPr>
            <w:ins w:id="2" w:author="Lionel" w:date="2019-02-04T17:45:00Z">
              <w:r w:rsidRPr="00675DDD">
                <w:rPr>
                  <w:noProof/>
                </w:rPr>
                <w:drawing>
                  <wp:anchor distT="0" distB="0" distL="114300" distR="114300" simplePos="0" relativeHeight="251666432" behindDoc="0" locked="0" layoutInCell="1" allowOverlap="1" wp14:anchorId="1A9F86A9" wp14:editId="36303592">
                    <wp:simplePos x="0" y="0"/>
                    <wp:positionH relativeFrom="column">
                      <wp:posOffset>2200275</wp:posOffset>
                    </wp:positionH>
                    <wp:positionV relativeFrom="paragraph">
                      <wp:posOffset>105410</wp:posOffset>
                    </wp:positionV>
                    <wp:extent cx="1524000" cy="542925"/>
                    <wp:effectExtent l="0" t="0" r="0" b="0"/>
                    <wp:wrapSquare wrapText="bothSides"/>
                    <wp:docPr id="122" name="Immagine 122" descr="E1760KS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9" descr="E1760KS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24000" cy="542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3" w:author="Lionel" w:date="2019-02-04T17:57:00Z">
              <w:r w:rsidRPr="008D76AD">
                <w:rPr>
                  <w:noProof/>
                </w:rPr>
                <w:drawing>
                  <wp:anchor distT="0" distB="0" distL="114300" distR="114300" simplePos="0" relativeHeight="251668480" behindDoc="1" locked="0" layoutInCell="1" allowOverlap="1" wp14:anchorId="5CCB5FCA" wp14:editId="410CDB76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194945</wp:posOffset>
                    </wp:positionV>
                    <wp:extent cx="1503045" cy="536575"/>
                    <wp:effectExtent l="0" t="0" r="0" b="0"/>
                    <wp:wrapSquare wrapText="bothSides"/>
                    <wp:docPr id="126" name="Immagine 48" descr="1765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8" descr="1765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03045" cy="536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</w:tc>
      </w:tr>
      <w:tr w:rsidR="00431805" w:rsidRPr="00B00C9B" w14:paraId="54AF6D3C" w14:textId="77777777" w:rsidTr="00237B58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72C76" w14:textId="77777777" w:rsidR="00431805" w:rsidRDefault="00431805" w:rsidP="00237B5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15C19" w14:textId="78B9CB3B" w:rsidR="00431805" w:rsidRDefault="00431805" w:rsidP="00431805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2AE6EB86" w14:textId="52349948" w:rsidR="00431805" w:rsidRDefault="00431805" w:rsidP="00431805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  <w:r w:rsidRPr="00431805">
              <w:rPr>
                <w:noProof/>
                <w:sz w:val="20"/>
                <w:szCs w:val="20"/>
                <w:lang w:eastAsia="en-US"/>
              </w:rPr>
              <w:t xml:space="preserve"> </w:t>
            </w:r>
          </w:p>
          <w:p w14:paraId="539125AA" w14:textId="53173592" w:rsidR="007D6357" w:rsidRDefault="007D6357" w:rsidP="00431805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Cintura di sicurezza (nelle operazioni in quota)</w:t>
            </w:r>
          </w:p>
          <w:p w14:paraId="77E62F3F" w14:textId="7E4DB4E7" w:rsidR="00431805" w:rsidRPr="00431805" w:rsidRDefault="00431805" w:rsidP="00431805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Casco di protezione</w:t>
            </w:r>
          </w:p>
        </w:tc>
      </w:tr>
    </w:tbl>
    <w:p w14:paraId="68FE7F9F" w14:textId="24AA5084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-Bold">
    <w:altName w:val="Helvetic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963761"/>
    <w:multiLevelType w:val="hybridMultilevel"/>
    <w:tmpl w:val="9512671C"/>
    <w:lvl w:ilvl="0" w:tplc="04100003">
      <w:numFmt w:val="decimal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48068A80">
      <w:numFmt w:val="decimal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9E0B67"/>
    <w:multiLevelType w:val="hybridMultilevel"/>
    <w:tmpl w:val="5E7C38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21B77"/>
    <w:multiLevelType w:val="hybridMultilevel"/>
    <w:tmpl w:val="BEFAF390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86FD2"/>
    <w:multiLevelType w:val="hybridMultilevel"/>
    <w:tmpl w:val="9512671C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37472BC"/>
    <w:multiLevelType w:val="hybridMultilevel"/>
    <w:tmpl w:val="EC8A00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26938"/>
    <w:multiLevelType w:val="hybridMultilevel"/>
    <w:tmpl w:val="87FA0C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867AB"/>
    <w:multiLevelType w:val="hybridMultilevel"/>
    <w:tmpl w:val="5B1239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A029D"/>
    <w:multiLevelType w:val="hybridMultilevel"/>
    <w:tmpl w:val="FF2E4ED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E8630F6"/>
    <w:multiLevelType w:val="hybridMultilevel"/>
    <w:tmpl w:val="136211CC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7FFD67CC"/>
    <w:multiLevelType w:val="hybridMultilevel"/>
    <w:tmpl w:val="AA8A07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8"/>
  </w:num>
  <w:num w:numId="5">
    <w:abstractNumId w:val="0"/>
  </w:num>
  <w:num w:numId="6">
    <w:abstractNumId w:val="5"/>
  </w:num>
  <w:num w:numId="7">
    <w:abstractNumId w:val="10"/>
  </w:num>
  <w:num w:numId="8">
    <w:abstractNumId w:val="7"/>
  </w:num>
  <w:num w:numId="9">
    <w:abstractNumId w:val="1"/>
  </w:num>
  <w:num w:numId="10">
    <w:abstractNumId w:val="9"/>
  </w:num>
  <w:num w:numId="11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805"/>
    <w:rsid w:val="00431805"/>
    <w:rsid w:val="004F4F70"/>
    <w:rsid w:val="00632A12"/>
    <w:rsid w:val="007D6357"/>
    <w:rsid w:val="009C4533"/>
    <w:rsid w:val="00D65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5970E"/>
  <w15:chartTrackingRefBased/>
  <w15:docId w15:val="{3A947AE7-A387-46FE-BE67-115A2060C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431805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431805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431805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431805"/>
    <w:pPr>
      <w:ind w:left="720"/>
      <w:contextualSpacing/>
    </w:pPr>
  </w:style>
  <w:style w:type="character" w:customStyle="1" w:styleId="fontstyle01">
    <w:name w:val="fontstyle01"/>
    <w:basedOn w:val="Carpredefinitoparagrafo"/>
    <w:rsid w:val="009C4533"/>
    <w:rPr>
      <w:rFonts w:ascii="Helvetica-Bold" w:hAnsi="Helvetica-Bold" w:hint="default"/>
      <w:b/>
      <w:bCs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Carpredefinitoparagrafo"/>
    <w:rsid w:val="009C4533"/>
    <w:rPr>
      <w:rFonts w:ascii="Symbol" w:hAnsi="Symbol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Carpredefinitoparagrafo"/>
    <w:rsid w:val="009C4533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09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11/relationships/people" Target="people.xml"/><Relationship Id="rId5" Type="http://schemas.openxmlformats.org/officeDocument/2006/relationships/image" Target="media/image1.gi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2088</Words>
  <Characters>11905</Characters>
  <Application>Microsoft Office Word</Application>
  <DocSecurity>0</DocSecurity>
  <Lines>99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2</cp:revision>
  <dcterms:created xsi:type="dcterms:W3CDTF">2019-07-15T13:15:00Z</dcterms:created>
  <dcterms:modified xsi:type="dcterms:W3CDTF">2020-07-23T11:08:00Z</dcterms:modified>
</cp:coreProperties>
</file>