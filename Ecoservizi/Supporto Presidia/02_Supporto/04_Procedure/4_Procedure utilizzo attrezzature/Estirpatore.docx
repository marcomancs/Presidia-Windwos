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AE3807" w:rsidTr="000F1C44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AE3807" w:rsidRDefault="00AE3807" w:rsidP="000F1C44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GoBack"/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>ESTIRPATORE</w:t>
            </w:r>
          </w:p>
        </w:tc>
      </w:tr>
      <w:tr w:rsidR="00AE3807" w:rsidTr="000F1C44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3807" w:rsidRDefault="00AE3807" w:rsidP="000F1C44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3807" w:rsidRDefault="00AE3807" w:rsidP="000F1C44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AE3807" w:rsidRDefault="00AE3807" w:rsidP="000F1C44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AE3807" w:rsidTr="000F1C4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3807" w:rsidRDefault="00AE3807" w:rsidP="000F1C44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3807" w:rsidRDefault="00AE3807" w:rsidP="000F1C44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AE3807" w:rsidTr="000F1C4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3807" w:rsidRDefault="00AE3807" w:rsidP="000F1C44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3807" w:rsidRDefault="00AE3807" w:rsidP="000F1C44">
            <w:pPr>
              <w:spacing w:line="25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CESOIAMENTO E SCHIACCIAMENTO </w:t>
            </w:r>
          </w:p>
          <w:p w:rsidR="00AE3807" w:rsidRDefault="00AE3807" w:rsidP="000F1C44">
            <w:pPr>
              <w:spacing w:line="25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PROIEZIONI</w:t>
            </w:r>
          </w:p>
          <w:p w:rsidR="00AE3807" w:rsidRDefault="00AE3807" w:rsidP="000F1C44">
            <w:pPr>
              <w:spacing w:line="25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IMPIGLIAMENTO E TRASCINAMENTO </w:t>
            </w:r>
          </w:p>
          <w:p w:rsidR="00AE3807" w:rsidRDefault="00AE3807" w:rsidP="000F1C44">
            <w:pPr>
              <w:spacing w:line="256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INALAZIO</w:t>
            </w:r>
            <w:r>
              <w:rPr>
                <w:sz w:val="20"/>
                <w:szCs w:val="18"/>
              </w:rPr>
              <w:t>N</w:t>
            </w:r>
            <w:r>
              <w:rPr>
                <w:sz w:val="20"/>
                <w:szCs w:val="18"/>
              </w:rPr>
              <w:t xml:space="preserve">E POLVERI, FIBRE, GAS, VAPORI </w:t>
            </w:r>
          </w:p>
          <w:p w:rsidR="00AE3807" w:rsidRDefault="00AE3807" w:rsidP="000F1C44">
            <w:pPr>
              <w:spacing w:line="256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RUMORE </w:t>
            </w:r>
          </w:p>
          <w:p w:rsidR="00AE3807" w:rsidRDefault="00AE3807" w:rsidP="000F1C44">
            <w:pPr>
              <w:spacing w:line="256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VIBRAZIONE</w:t>
            </w:r>
          </w:p>
          <w:p w:rsidR="00AE3807" w:rsidRDefault="00AE3807" w:rsidP="000F1C44">
            <w:pPr>
              <w:spacing w:line="256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POSTURE INCONGRUE</w:t>
            </w:r>
          </w:p>
          <w:p w:rsidR="00AE3807" w:rsidRDefault="00AE3807" w:rsidP="000F1C44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MICROCLIMA </w:t>
            </w:r>
          </w:p>
        </w:tc>
      </w:tr>
      <w:tr w:rsidR="00AE3807" w:rsidRPr="005A4985" w:rsidTr="000F1C4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3807" w:rsidRDefault="00AE3807" w:rsidP="000F1C44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3807" w:rsidRPr="00AE3807" w:rsidRDefault="00AE3807" w:rsidP="00AE3807">
            <w:pPr>
              <w:jc w:val="both"/>
              <w:rPr>
                <w:sz w:val="20"/>
                <w:szCs w:val="20"/>
              </w:rPr>
            </w:pPr>
            <w:r w:rsidRPr="00AE3807">
              <w:rPr>
                <w:sz w:val="20"/>
                <w:szCs w:val="20"/>
              </w:rPr>
              <w:t xml:space="preserve">L'uso di qualsiasi apparecchiatura dotata di utensili mobili o rotanti comporta di per sé alcuni pericoli. Di conseguenza, si devono rispettare sempre le norme di sicurezza: </w:t>
            </w:r>
          </w:p>
          <w:p w:rsidR="00AE3807" w:rsidRPr="00AE3807" w:rsidRDefault="00AE3807" w:rsidP="00AE3807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AE3807">
              <w:rPr>
                <w:sz w:val="20"/>
                <w:szCs w:val="20"/>
              </w:rPr>
              <w:t xml:space="preserve">Prima della messa in servizio, leggere e seguire le istruzioni per l'uso e le avvertenze di sicurezza. </w:t>
            </w:r>
          </w:p>
          <w:p w:rsidR="00AE3807" w:rsidRPr="00AE3807" w:rsidRDefault="00AE3807" w:rsidP="00AE3807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AE3807">
              <w:rPr>
                <w:sz w:val="20"/>
                <w:szCs w:val="20"/>
              </w:rPr>
              <w:t xml:space="preserve">Non rimuovere né modificare i dispositivi di sicurezza. </w:t>
            </w:r>
          </w:p>
          <w:p w:rsidR="00AE3807" w:rsidRPr="00AE3807" w:rsidRDefault="00AE3807" w:rsidP="00AE3807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AE3807">
              <w:rPr>
                <w:sz w:val="20"/>
                <w:szCs w:val="20"/>
              </w:rPr>
              <w:t xml:space="preserve">Non intervenire con le mani sulle parti mobili o rotanti. </w:t>
            </w:r>
          </w:p>
          <w:p w:rsidR="00AE3807" w:rsidRPr="00AE3807" w:rsidRDefault="00AE3807" w:rsidP="00AE3807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AE3807">
              <w:rPr>
                <w:sz w:val="20"/>
                <w:szCs w:val="20"/>
              </w:rPr>
              <w:t xml:space="preserve">Per la riparazione o il controllo, non posizionarsi mai sotto la macchina se non è bloccata. </w:t>
            </w:r>
          </w:p>
          <w:p w:rsidR="00AE3807" w:rsidRPr="00AE3807" w:rsidRDefault="00AE3807" w:rsidP="00AE3807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AE3807">
              <w:rPr>
                <w:sz w:val="20"/>
                <w:szCs w:val="20"/>
              </w:rPr>
              <w:t>Utilizzare la macchina solo se è in perfette condizioni tecniche.</w:t>
            </w:r>
          </w:p>
          <w:p w:rsidR="00AE3807" w:rsidRPr="00AE3807" w:rsidRDefault="00AE3807" w:rsidP="00AE3807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AE3807">
              <w:rPr>
                <w:sz w:val="20"/>
                <w:szCs w:val="20"/>
              </w:rPr>
              <w:t xml:space="preserve">Eseguire le operazioni di cura e manutenzione solo a macchina spenta. </w:t>
            </w:r>
          </w:p>
          <w:p w:rsidR="00AE3807" w:rsidRPr="00AE3807" w:rsidRDefault="00AE3807" w:rsidP="00AE3807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AE3807">
              <w:rPr>
                <w:sz w:val="20"/>
                <w:szCs w:val="20"/>
              </w:rPr>
              <w:t xml:space="preserve">Mantenere la distanza di sicurezza (simbolo di pericolo sul lato della macchina) </w:t>
            </w:r>
          </w:p>
          <w:p w:rsidR="00AE3807" w:rsidRPr="00AE3807" w:rsidRDefault="00AE3807" w:rsidP="00AE3807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AE3807">
              <w:rPr>
                <w:sz w:val="20"/>
                <w:szCs w:val="20"/>
              </w:rPr>
              <w:t xml:space="preserve">L'estirpatore di erbacce può essere utilizzato, curato e riparato esclusivamente da persone che hanno familiarità con tali operazioni e sono informate dei relativi pericoli. </w:t>
            </w:r>
          </w:p>
          <w:p w:rsidR="00AE3807" w:rsidRPr="00AE3807" w:rsidRDefault="00AE3807" w:rsidP="00AE3807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proofErr w:type="gramStart"/>
            <w:r w:rsidRPr="00AE3807">
              <w:rPr>
                <w:sz w:val="20"/>
                <w:szCs w:val="20"/>
              </w:rPr>
              <w:t>E'</w:t>
            </w:r>
            <w:proofErr w:type="gramEnd"/>
            <w:r w:rsidRPr="00AE3807">
              <w:rPr>
                <w:sz w:val="20"/>
                <w:szCs w:val="20"/>
              </w:rPr>
              <w:t xml:space="preserve"> richiesta l'osservanza delle norme antinfortunistiche specifiche del settore e di ogni altra regola generale di sicurezza tecnica e medicina del lavoro, nonché delle norme del Codice della Strada. </w:t>
            </w:r>
          </w:p>
          <w:p w:rsidR="00AE3807" w:rsidRPr="00AE3807" w:rsidRDefault="00AE3807" w:rsidP="00AE3807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AE3807">
              <w:rPr>
                <w:sz w:val="20"/>
                <w:szCs w:val="20"/>
              </w:rPr>
              <w:t xml:space="preserve">Le targhette di pericolo e di segnalazione applicate sulla macchina forniscono avvertenze importanti per un impiego sicuro: la loro osservanza è finalizzata alla sicurezza dell'utilizzatore! </w:t>
            </w:r>
          </w:p>
          <w:p w:rsidR="00AE3807" w:rsidRPr="00AE3807" w:rsidRDefault="00AE3807" w:rsidP="00AE3807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AE3807">
              <w:rPr>
                <w:sz w:val="20"/>
                <w:szCs w:val="20"/>
              </w:rPr>
              <w:t>Non indossare indumenti ampi né capi d'abbigliamento svolazzanti (sciarpe e simili).</w:t>
            </w:r>
          </w:p>
          <w:p w:rsidR="00AE3807" w:rsidRPr="00AE3807" w:rsidRDefault="00AE3807" w:rsidP="00AE3807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AE3807">
              <w:rPr>
                <w:sz w:val="20"/>
                <w:szCs w:val="20"/>
              </w:rPr>
              <w:t xml:space="preserve">Prima di eseguire qualsiasi operazione di regolazione, manutenzione o pulizia della macchina, spegnere il motore della motrice. </w:t>
            </w:r>
          </w:p>
          <w:p w:rsidR="00AE3807" w:rsidRPr="00AE3807" w:rsidRDefault="00AE3807" w:rsidP="00AE3807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AE3807">
              <w:rPr>
                <w:sz w:val="20"/>
                <w:szCs w:val="20"/>
              </w:rPr>
              <w:t xml:space="preserve">Per ottenere i migliori risultati con l'estirpatore di erbacce, è necessario che quest'ultimo sia sempre in perfetto stato. </w:t>
            </w:r>
          </w:p>
          <w:p w:rsidR="00AE3807" w:rsidRPr="00AE3807" w:rsidRDefault="00AE3807" w:rsidP="00AE3807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AE3807">
              <w:rPr>
                <w:sz w:val="20"/>
                <w:szCs w:val="20"/>
              </w:rPr>
              <w:t xml:space="preserve">Le operazioni di manutenzione e riparazione devono essere eseguite esclusivamente da personale addestrato. </w:t>
            </w:r>
          </w:p>
          <w:p w:rsidR="00AE3807" w:rsidRPr="00AE3807" w:rsidRDefault="00AE3807" w:rsidP="00AE3807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AE3807">
              <w:rPr>
                <w:sz w:val="20"/>
                <w:szCs w:val="20"/>
              </w:rPr>
              <w:t xml:space="preserve">I ricambi devono essere quantomeno conformi ai requisiti tecnici definiti dal produttore. Questa condizione è garantita esclusivamente dai ricambi originali </w:t>
            </w:r>
          </w:p>
          <w:p w:rsidR="00AE3807" w:rsidRPr="00AE3807" w:rsidRDefault="00AE3807" w:rsidP="00AE3807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AE3807">
              <w:rPr>
                <w:sz w:val="20"/>
                <w:szCs w:val="20"/>
              </w:rPr>
              <w:t xml:space="preserve">Prima di eseguire qualsiasi operazione, la macchina dovrebbe essere appoggiata a terra. Se si lavora sulla macchina sollevata, predisporre sempre un bloccaggio meccanico per mezzo di elementi di sostegno idonei. </w:t>
            </w:r>
          </w:p>
          <w:p w:rsidR="00AE3807" w:rsidRPr="00AE3807" w:rsidRDefault="00AE3807" w:rsidP="00AE3807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AE3807">
              <w:rPr>
                <w:sz w:val="20"/>
                <w:szCs w:val="20"/>
              </w:rPr>
              <w:t xml:space="preserve">Controllare bene le viti e i dadi prima di ogni utilizzo, soprattutto quelli dei portaspazzole e della flangia di azionamento. </w:t>
            </w:r>
          </w:p>
          <w:p w:rsidR="00AE3807" w:rsidRPr="00AE3807" w:rsidRDefault="00AE3807" w:rsidP="00AE3807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AE3807">
              <w:rPr>
                <w:sz w:val="20"/>
                <w:szCs w:val="20"/>
              </w:rPr>
              <w:t xml:space="preserve">Prima della messa in funzione, tenere al di fuori del raggio d'azione della macchina persone ed animali domestici. </w:t>
            </w:r>
          </w:p>
          <w:p w:rsidR="00AE3807" w:rsidRPr="00AE3807" w:rsidRDefault="00AE3807" w:rsidP="00AE3807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AE3807">
              <w:rPr>
                <w:sz w:val="20"/>
                <w:szCs w:val="20"/>
              </w:rPr>
              <w:t xml:space="preserve">Procedere con particolare cautela quando si lavora su strade o vie in prossimità di persone ed animali. </w:t>
            </w:r>
          </w:p>
          <w:p w:rsidR="00AE3807" w:rsidRPr="00AE3807" w:rsidRDefault="00AE3807" w:rsidP="00AE3807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AE3807">
              <w:rPr>
                <w:sz w:val="20"/>
                <w:szCs w:val="20"/>
              </w:rPr>
              <w:t>Non lasciare mai la macchina incustodita.</w:t>
            </w:r>
          </w:p>
          <w:p w:rsidR="00AE3807" w:rsidRPr="00AE3807" w:rsidRDefault="00AE3807" w:rsidP="00AE3807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AE3807">
              <w:rPr>
                <w:sz w:val="20"/>
                <w:szCs w:val="20"/>
              </w:rPr>
              <w:t xml:space="preserve">Durante le operazioni di manutenzione e riparazione, accertarsi che nessuno possa mettere accidentalmente in funzione la macchina. </w:t>
            </w:r>
          </w:p>
          <w:p w:rsidR="00AE3807" w:rsidRPr="00AE3807" w:rsidRDefault="00AE3807" w:rsidP="00AE3807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proofErr w:type="gramStart"/>
            <w:r w:rsidRPr="00AE3807">
              <w:rPr>
                <w:sz w:val="20"/>
                <w:szCs w:val="20"/>
              </w:rPr>
              <w:t>E'</w:t>
            </w:r>
            <w:proofErr w:type="gramEnd"/>
            <w:r w:rsidRPr="00AE3807">
              <w:rPr>
                <w:sz w:val="20"/>
                <w:szCs w:val="20"/>
              </w:rPr>
              <w:t xml:space="preserve"> assolutamente vietato salire sulla macchina durante il lavoro.</w:t>
            </w:r>
          </w:p>
          <w:p w:rsidR="00AE3807" w:rsidRPr="00AE3807" w:rsidRDefault="00AE3807" w:rsidP="00AE3807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AE3807">
              <w:rPr>
                <w:sz w:val="20"/>
                <w:szCs w:val="20"/>
              </w:rPr>
              <w:t xml:space="preserve">Durante il lavoro, non intervenire sulla macchina con oggetti. </w:t>
            </w:r>
          </w:p>
          <w:p w:rsidR="00AE3807" w:rsidRPr="00AE3807" w:rsidRDefault="00AE3807" w:rsidP="00AE3807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AE3807">
              <w:rPr>
                <w:sz w:val="20"/>
                <w:szCs w:val="20"/>
              </w:rPr>
              <w:lastRenderedPageBreak/>
              <w:t xml:space="preserve">Durante il lavoro, è indispensabile che le staffe di sicurezza dell'estirpatore di erbacce siano ribaltate verso l'esterno, per fornire protezione dalle spazzole in movimento. </w:t>
            </w:r>
          </w:p>
          <w:p w:rsidR="00AE3807" w:rsidRPr="00AE3807" w:rsidRDefault="00AE3807" w:rsidP="00AE3807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AE3807">
              <w:rPr>
                <w:sz w:val="20"/>
                <w:szCs w:val="20"/>
              </w:rPr>
              <w:t>Le staffe di sicurezza possono essere sollevate solo in casi eccezionali, ad esempio quando si lavora lungo pareti o bordi di marciapiedi.</w:t>
            </w:r>
          </w:p>
          <w:p w:rsidR="00AE3807" w:rsidRPr="00AE3807" w:rsidRDefault="00AE3807" w:rsidP="00AE3807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AE3807">
              <w:rPr>
                <w:sz w:val="20"/>
                <w:szCs w:val="20"/>
              </w:rPr>
              <w:t xml:space="preserve">Se si utilizzano spazzole a piatto su bordi di marciapiedi e simili con le staffe di sicurezza sollevate, vi è il pericolo di lesioni dovute alla proiezione di materiale. </w:t>
            </w:r>
            <w:proofErr w:type="gramStart"/>
            <w:r w:rsidRPr="00AE3807">
              <w:rPr>
                <w:sz w:val="20"/>
                <w:szCs w:val="20"/>
              </w:rPr>
              <w:t>Pertanto</w:t>
            </w:r>
            <w:proofErr w:type="gramEnd"/>
            <w:r w:rsidRPr="00AE3807">
              <w:rPr>
                <w:sz w:val="20"/>
                <w:szCs w:val="20"/>
              </w:rPr>
              <w:t xml:space="preserve"> è necessario indossare un abbigliamento idoneo e occhiali protettivi</w:t>
            </w:r>
          </w:p>
        </w:tc>
      </w:tr>
      <w:tr w:rsidR="00AE3807" w:rsidTr="000F1C44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3807" w:rsidRDefault="00AE3807" w:rsidP="000F1C44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807" w:rsidRDefault="00AE3807" w:rsidP="000F1C44">
            <w:pPr>
              <w:spacing w:line="256" w:lineRule="auto"/>
              <w:rPr>
                <w:lang w:eastAsia="en-US"/>
              </w:rPr>
            </w:pPr>
          </w:p>
          <w:p w:rsidR="00AE3807" w:rsidRDefault="00AE3807" w:rsidP="000F1C44">
            <w:pPr>
              <w:spacing w:line="256" w:lineRule="auto"/>
              <w:rPr>
                <w:lang w:eastAsia="en-US"/>
              </w:rPr>
            </w:pPr>
            <w:ins w:id="1" w:author="Lionel" w:date="2019-02-05T10:21:00Z">
              <w:r>
                <w:rPr>
                  <w:noProof/>
                </w:rPr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column">
                      <wp:posOffset>1546860</wp:posOffset>
                    </wp:positionH>
                    <wp:positionV relativeFrom="paragraph">
                      <wp:posOffset>342900</wp:posOffset>
                    </wp:positionV>
                    <wp:extent cx="1546860" cy="552450"/>
                    <wp:effectExtent l="0" t="0" r="0" b="0"/>
                    <wp:wrapSquare wrapText="bothSides"/>
                    <wp:docPr id="2" name="Immagine 2" descr="1831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2" descr="1831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46860" cy="552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  <w:ins w:id="2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column">
                      <wp:posOffset>0</wp:posOffset>
                    </wp:positionH>
                    <wp:positionV relativeFrom="paragraph">
                      <wp:posOffset>382905</wp:posOffset>
                    </wp:positionV>
                    <wp:extent cx="1524000" cy="542925"/>
                    <wp:effectExtent l="0" t="0" r="0" b="9525"/>
                    <wp:wrapSquare wrapText="bothSides"/>
                    <wp:docPr id="1" name="Immagine 1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1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24000" cy="542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</w:tc>
      </w:tr>
      <w:tr w:rsidR="00AE3807" w:rsidRPr="006649D3" w:rsidTr="000F1C44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3807" w:rsidRDefault="00AE3807" w:rsidP="000F1C44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3807" w:rsidRDefault="00AE3807" w:rsidP="00AE3807">
            <w:pPr>
              <w:numPr>
                <w:ilvl w:val="0"/>
                <w:numId w:val="1"/>
              </w:numPr>
              <w:autoSpaceDN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Mascherina </w:t>
            </w:r>
          </w:p>
          <w:p w:rsidR="00AE3807" w:rsidRDefault="00AE3807" w:rsidP="00AE3807">
            <w:pPr>
              <w:numPr>
                <w:ilvl w:val="0"/>
                <w:numId w:val="1"/>
              </w:numPr>
              <w:autoSpaceDN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Tuta di protezione </w:t>
            </w:r>
          </w:p>
          <w:p w:rsidR="00AE3807" w:rsidRDefault="00AE3807" w:rsidP="00AE3807">
            <w:pPr>
              <w:numPr>
                <w:ilvl w:val="0"/>
                <w:numId w:val="1"/>
              </w:numPr>
              <w:autoSpaceDN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Scarpe antinfortunistiche </w:t>
            </w:r>
          </w:p>
          <w:p w:rsidR="00AE3807" w:rsidRDefault="00AE3807" w:rsidP="00AE3807">
            <w:pPr>
              <w:numPr>
                <w:ilvl w:val="0"/>
                <w:numId w:val="1"/>
              </w:numPr>
              <w:autoSpaceDN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Guanti in crosta </w:t>
            </w:r>
          </w:p>
          <w:p w:rsidR="00AE3807" w:rsidRDefault="00AE3807" w:rsidP="00AE3807">
            <w:pPr>
              <w:numPr>
                <w:ilvl w:val="0"/>
                <w:numId w:val="1"/>
              </w:numPr>
              <w:autoSpaceDN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di protezione </w:t>
            </w:r>
          </w:p>
          <w:p w:rsidR="00AE3807" w:rsidRPr="006649D3" w:rsidRDefault="00AE3807" w:rsidP="00AE3807">
            <w:pPr>
              <w:numPr>
                <w:ilvl w:val="0"/>
                <w:numId w:val="1"/>
              </w:numPr>
              <w:autoSpaceDN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Otoprotettori  </w:t>
            </w:r>
          </w:p>
        </w:tc>
      </w:tr>
      <w:bookmarkEnd w:id="0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F3725E"/>
    <w:multiLevelType w:val="hybridMultilevel"/>
    <w:tmpl w:val="B8BC92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807"/>
    <w:rsid w:val="004F4F70"/>
    <w:rsid w:val="00AE3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8B560"/>
  <w15:chartTrackingRefBased/>
  <w15:docId w15:val="{9284400D-28AA-4B60-9E20-3DD4DA27E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E38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AE3807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AE3807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AE3807"/>
    <w:pPr>
      <w:suppressAutoHyphens/>
      <w:autoSpaceDN w:val="0"/>
      <w:ind w:left="720"/>
      <w:contextualSpacing/>
      <w:textAlignment w:val="baseline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568</Words>
  <Characters>3239</Characters>
  <Application>Microsoft Office Word</Application>
  <DocSecurity>0</DocSecurity>
  <Lines>26</Lines>
  <Paragraphs>7</Paragraphs>
  <ScaleCrop>false</ScaleCrop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2019-11-11T15:19:00Z</dcterms:created>
  <dcterms:modified xsi:type="dcterms:W3CDTF">2019-11-11T15:24:00Z</dcterms:modified>
</cp:coreProperties>
</file>