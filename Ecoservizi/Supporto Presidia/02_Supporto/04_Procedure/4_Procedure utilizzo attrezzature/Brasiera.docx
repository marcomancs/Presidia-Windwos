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8C077C" w:rsidRPr="00FE26E4" w:rsidTr="00986569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C077C" w:rsidRPr="00FE26E4" w:rsidRDefault="008C077C" w:rsidP="00986569">
            <w:pPr>
              <w:pStyle w:val="Titolo3"/>
            </w:pPr>
            <w:r>
              <w:t>ATTREZZATURE: BRASIERA</w:t>
            </w:r>
          </w:p>
        </w:tc>
      </w:tr>
      <w:tr w:rsidR="008C077C" w:rsidRPr="00671D56" w:rsidTr="00986569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8C077C" w:rsidRPr="006C1934" w:rsidRDefault="008C077C" w:rsidP="00986569">
            <w:pPr>
              <w:rPr>
                <w:b/>
              </w:rPr>
            </w:pPr>
            <w:r w:rsidRPr="006C1934">
              <w:rPr>
                <w:b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C077C" w:rsidRDefault="008C077C" w:rsidP="00986569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Utilizzo improprio dell’attrezzatura</w:t>
            </w:r>
          </w:p>
          <w:p w:rsidR="008C077C" w:rsidRDefault="008C077C" w:rsidP="00986569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Manutenzione ordinaria dell’attrezzattura</w:t>
            </w:r>
          </w:p>
          <w:p w:rsidR="008C077C" w:rsidRPr="00671D56" w:rsidRDefault="008C077C" w:rsidP="00986569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Rischio per incompetenza dell’operatore</w:t>
            </w:r>
          </w:p>
        </w:tc>
      </w:tr>
      <w:tr w:rsidR="008C077C" w:rsidRPr="00AC3990" w:rsidTr="00986569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8C077C" w:rsidRPr="006C1934" w:rsidRDefault="008C077C" w:rsidP="00986569">
            <w:pPr>
              <w:rPr>
                <w:b/>
              </w:rPr>
            </w:pPr>
            <w:r w:rsidRPr="006C1934">
              <w:rPr>
                <w:b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C077C" w:rsidRPr="00AC3990" w:rsidRDefault="008C077C" w:rsidP="00986569">
            <w:pPr>
              <w:rPr>
                <w:bCs/>
                <w:iCs/>
                <w:sz w:val="20"/>
                <w:szCs w:val="18"/>
              </w:rPr>
            </w:pPr>
            <w:r w:rsidRPr="00AC3990">
              <w:rPr>
                <w:bCs/>
                <w:iCs/>
                <w:sz w:val="20"/>
                <w:szCs w:val="18"/>
              </w:rPr>
              <w:t>Lavoratori</w:t>
            </w:r>
          </w:p>
        </w:tc>
      </w:tr>
      <w:tr w:rsidR="008C077C" w:rsidRPr="00AC3990" w:rsidTr="00986569">
        <w:trPr>
          <w:trHeight w:val="921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8C077C" w:rsidRPr="006C1934" w:rsidRDefault="008C077C" w:rsidP="00986569">
            <w:pPr>
              <w:rPr>
                <w:b/>
              </w:rPr>
            </w:pPr>
            <w:r w:rsidRPr="006C1934">
              <w:rPr>
                <w:b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C077C" w:rsidRDefault="008C077C" w:rsidP="00986569">
            <w:pPr>
              <w:rPr>
                <w:sz w:val="20"/>
                <w:szCs w:val="20"/>
              </w:rPr>
            </w:pPr>
            <w:r w:rsidRPr="00F15A52">
              <w:rPr>
                <w:caps/>
                <w:sz w:val="20"/>
                <w:szCs w:val="20"/>
              </w:rPr>
              <w:t>Elettrico (</w:t>
            </w:r>
            <w:r w:rsidRPr="00F15A52">
              <w:rPr>
                <w:sz w:val="20"/>
                <w:szCs w:val="20"/>
              </w:rPr>
              <w:t>Utilizzo impianti ed attrezzature</w:t>
            </w:r>
            <w:r w:rsidRPr="00F15A52">
              <w:rPr>
                <w:caps/>
                <w:sz w:val="20"/>
                <w:szCs w:val="20"/>
              </w:rPr>
              <w:t>)</w:t>
            </w:r>
          </w:p>
          <w:p w:rsidR="008C077C" w:rsidRDefault="008C077C" w:rsidP="00986569">
            <w:pPr>
              <w:rPr>
                <w:sz w:val="20"/>
                <w:szCs w:val="20"/>
              </w:rPr>
            </w:pPr>
            <w:r w:rsidRPr="00F15A52">
              <w:rPr>
                <w:sz w:val="20"/>
                <w:szCs w:val="20"/>
              </w:rPr>
              <w:t>ABRASION</w:t>
            </w:r>
            <w:r>
              <w:rPr>
                <w:sz w:val="20"/>
                <w:szCs w:val="20"/>
              </w:rPr>
              <w:t>I</w:t>
            </w:r>
          </w:p>
          <w:p w:rsidR="008C077C" w:rsidRPr="00AC3990" w:rsidRDefault="008C077C" w:rsidP="00986569">
            <w:pPr>
              <w:rPr>
                <w:sz w:val="20"/>
                <w:szCs w:val="18"/>
              </w:rPr>
            </w:pPr>
            <w:r>
              <w:rPr>
                <w:sz w:val="20"/>
                <w:szCs w:val="20"/>
              </w:rPr>
              <w:t>USTIONI</w:t>
            </w:r>
          </w:p>
        </w:tc>
      </w:tr>
      <w:tr w:rsidR="008C077C" w:rsidRPr="009E5624" w:rsidTr="00986569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8C077C" w:rsidRPr="006C1934" w:rsidRDefault="008C077C" w:rsidP="00986569">
            <w:pPr>
              <w:rPr>
                <w:b/>
              </w:rPr>
            </w:pPr>
            <w:r w:rsidRPr="006C1934">
              <w:rPr>
                <w:b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C077C" w:rsidRDefault="008C077C" w:rsidP="008C077C">
            <w:pPr>
              <w:pStyle w:val="Paragrafoelenco"/>
              <w:numPr>
                <w:ilvl w:val="0"/>
                <w:numId w:val="2"/>
              </w:numPr>
              <w:suppressAutoHyphens w:val="0"/>
              <w:jc w:val="both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Leggere e comprendere libretto d’uso e manutenzione dell’attrezzatura prima di un qualunque utilizzo.</w:t>
            </w:r>
          </w:p>
          <w:p w:rsidR="008C077C" w:rsidRDefault="008C077C" w:rsidP="008C077C">
            <w:pPr>
              <w:pStyle w:val="Paragrafoelenco"/>
              <w:numPr>
                <w:ilvl w:val="0"/>
                <w:numId w:val="2"/>
              </w:numPr>
              <w:suppressAutoHyphens w:val="0"/>
              <w:jc w:val="both"/>
              <w:rPr>
                <w:sz w:val="20"/>
                <w:szCs w:val="18"/>
              </w:rPr>
            </w:pPr>
            <w:r w:rsidRPr="00DE69CE">
              <w:rPr>
                <w:sz w:val="20"/>
                <w:szCs w:val="18"/>
              </w:rPr>
              <w:t>Utilizzare guanti protettivi durante tutte le operazioni di disimballaggio e</w:t>
            </w:r>
            <w:r w:rsidRPr="00DE69CE">
              <w:rPr>
                <w:sz w:val="20"/>
                <w:szCs w:val="18"/>
              </w:rPr>
              <w:br/>
              <w:t>installazione.</w:t>
            </w:r>
          </w:p>
          <w:p w:rsidR="008C077C" w:rsidRDefault="008C077C" w:rsidP="008C077C">
            <w:pPr>
              <w:pStyle w:val="Paragrafoelenco"/>
              <w:numPr>
                <w:ilvl w:val="0"/>
                <w:numId w:val="2"/>
              </w:numPr>
              <w:jc w:val="both"/>
              <w:rPr>
                <w:sz w:val="20"/>
                <w:szCs w:val="18"/>
              </w:rPr>
            </w:pPr>
            <w:r w:rsidRPr="001F5D1E">
              <w:rPr>
                <w:sz w:val="20"/>
                <w:szCs w:val="18"/>
              </w:rPr>
              <w:t>Lasciare l’area intorno all’apparecchiatura libera e pulita da combustibili. Non tenere materiali infiammabili in prossimità di questa apparecchiatura.</w:t>
            </w:r>
          </w:p>
          <w:p w:rsidR="008C077C" w:rsidRPr="001F5D1E" w:rsidRDefault="008C077C" w:rsidP="008C077C">
            <w:pPr>
              <w:pStyle w:val="Paragrafoelenco"/>
              <w:numPr>
                <w:ilvl w:val="0"/>
                <w:numId w:val="2"/>
              </w:numPr>
              <w:jc w:val="both"/>
              <w:rPr>
                <w:sz w:val="20"/>
                <w:szCs w:val="18"/>
              </w:rPr>
            </w:pPr>
            <w:r w:rsidRPr="001F5D1E">
              <w:rPr>
                <w:sz w:val="20"/>
                <w:szCs w:val="18"/>
              </w:rPr>
              <w:t>Installare l’apparecchio in un luogo ben areato per evitare la creazione di miscele pericolose di gas incombusti nello stesso ambiente</w:t>
            </w:r>
          </w:p>
          <w:p w:rsidR="008C077C" w:rsidRPr="001F5D1E" w:rsidRDefault="008C077C" w:rsidP="008C077C">
            <w:pPr>
              <w:pStyle w:val="Paragrafoelenco"/>
              <w:numPr>
                <w:ilvl w:val="0"/>
                <w:numId w:val="2"/>
              </w:numPr>
              <w:jc w:val="both"/>
              <w:rPr>
                <w:sz w:val="20"/>
                <w:szCs w:val="18"/>
              </w:rPr>
            </w:pPr>
            <w:r w:rsidRPr="001F5D1E">
              <w:rPr>
                <w:sz w:val="20"/>
                <w:szCs w:val="18"/>
              </w:rPr>
              <w:t xml:space="preserve">Il ricircolo d’aria deve tenere conto dell’aria necessaria </w:t>
            </w:r>
            <w:r>
              <w:rPr>
                <w:sz w:val="20"/>
                <w:szCs w:val="18"/>
              </w:rPr>
              <w:t>fine a</w:t>
            </w:r>
            <w:r w:rsidRPr="001F5D1E">
              <w:rPr>
                <w:sz w:val="20"/>
                <w:szCs w:val="18"/>
              </w:rPr>
              <w:t>l “benessere” delle persone che lavorano nella cucina</w:t>
            </w:r>
          </w:p>
          <w:p w:rsidR="008C077C" w:rsidRPr="001F5D1E" w:rsidRDefault="008C077C" w:rsidP="008C077C">
            <w:pPr>
              <w:pStyle w:val="Paragrafoelenco"/>
              <w:numPr>
                <w:ilvl w:val="0"/>
                <w:numId w:val="2"/>
              </w:numPr>
              <w:jc w:val="both"/>
              <w:rPr>
                <w:sz w:val="20"/>
                <w:szCs w:val="18"/>
              </w:rPr>
            </w:pPr>
            <w:r w:rsidRPr="001F5D1E">
              <w:rPr>
                <w:sz w:val="20"/>
                <w:szCs w:val="18"/>
              </w:rPr>
              <w:t>Una ventilazione impropria causa asfissia. Non ostruire il sistema di ventilazione dell’ambiente in cui è installata questa apparecchiatura. Non ostruire i fori di aerazione e di scarico di questa o di altre apparecchiature.</w:t>
            </w:r>
          </w:p>
          <w:p w:rsidR="008C077C" w:rsidRPr="001F5D1E" w:rsidRDefault="008C077C" w:rsidP="008C077C">
            <w:pPr>
              <w:pStyle w:val="Paragrafoelenco"/>
              <w:numPr>
                <w:ilvl w:val="0"/>
                <w:numId w:val="2"/>
              </w:numPr>
              <w:jc w:val="both"/>
              <w:rPr>
                <w:sz w:val="20"/>
                <w:szCs w:val="18"/>
              </w:rPr>
            </w:pPr>
            <w:r w:rsidRPr="001F5D1E">
              <w:rPr>
                <w:sz w:val="20"/>
                <w:szCs w:val="18"/>
              </w:rPr>
              <w:t>Situare in posizione visibile i numeri telefonici di emergenza.</w:t>
            </w:r>
          </w:p>
          <w:p w:rsidR="008C077C" w:rsidRPr="001F5D1E" w:rsidRDefault="008C077C" w:rsidP="008C077C">
            <w:pPr>
              <w:pStyle w:val="Paragrafoelenco"/>
              <w:numPr>
                <w:ilvl w:val="0"/>
                <w:numId w:val="2"/>
              </w:numPr>
              <w:jc w:val="both"/>
              <w:rPr>
                <w:sz w:val="20"/>
                <w:szCs w:val="18"/>
              </w:rPr>
            </w:pPr>
            <w:r w:rsidRPr="001F5D1E">
              <w:rPr>
                <w:sz w:val="20"/>
                <w:szCs w:val="18"/>
              </w:rPr>
              <w:t>L’installazione e la manutenzione vanno eseguiti solo da personale qualificato ed autorizzato dal costruttore. Per assistenza rivolgersi ad un centro tecnico autorizzato dal costruttore. Esigere parti di ricambio originali.</w:t>
            </w:r>
          </w:p>
          <w:p w:rsidR="008C077C" w:rsidRPr="001F5D1E" w:rsidRDefault="008C077C" w:rsidP="008C077C">
            <w:pPr>
              <w:pStyle w:val="Paragrafoelenco"/>
              <w:numPr>
                <w:ilvl w:val="0"/>
                <w:numId w:val="2"/>
              </w:numPr>
              <w:jc w:val="both"/>
              <w:rPr>
                <w:sz w:val="20"/>
                <w:szCs w:val="18"/>
              </w:rPr>
            </w:pPr>
            <w:r w:rsidRPr="001F5D1E">
              <w:rPr>
                <w:sz w:val="20"/>
                <w:szCs w:val="18"/>
              </w:rPr>
              <w:t>Questa apparecchiatura è stata concepita per la cottura di cibi. Essa è destinata ad un uso industriale. Un uso diverso da quanto indicato è improprio.</w:t>
            </w:r>
          </w:p>
          <w:p w:rsidR="008C077C" w:rsidRPr="001F5D1E" w:rsidRDefault="008C077C" w:rsidP="008C077C">
            <w:pPr>
              <w:pStyle w:val="Paragrafoelenco"/>
              <w:numPr>
                <w:ilvl w:val="0"/>
                <w:numId w:val="2"/>
              </w:numPr>
              <w:jc w:val="both"/>
              <w:rPr>
                <w:sz w:val="20"/>
                <w:szCs w:val="18"/>
              </w:rPr>
            </w:pPr>
            <w:r w:rsidRPr="001F5D1E">
              <w:rPr>
                <w:sz w:val="20"/>
                <w:szCs w:val="18"/>
              </w:rPr>
              <w:t xml:space="preserve">Questa apparecchiatura non può essere usata da minori e da adulti con limitate capacità fisiche, sensoriali o mentali o con scarsa esperienza o conoscenza sull’uso dell’apparecchiatura. </w:t>
            </w:r>
          </w:p>
          <w:p w:rsidR="008C077C" w:rsidRDefault="008C077C" w:rsidP="008C077C">
            <w:pPr>
              <w:pStyle w:val="Paragrafoelenco"/>
              <w:numPr>
                <w:ilvl w:val="0"/>
                <w:numId w:val="2"/>
              </w:numPr>
              <w:jc w:val="both"/>
              <w:rPr>
                <w:sz w:val="20"/>
                <w:szCs w:val="18"/>
              </w:rPr>
            </w:pPr>
            <w:r w:rsidRPr="001F5D1E">
              <w:rPr>
                <w:sz w:val="20"/>
                <w:szCs w:val="18"/>
              </w:rPr>
              <w:t xml:space="preserve">Il personale che utilizza l’apparecchiatura va addestrato e istruito relativamente ai rischi coinvolti. </w:t>
            </w:r>
          </w:p>
          <w:p w:rsidR="008C077C" w:rsidRPr="001F5D1E" w:rsidRDefault="008C077C" w:rsidP="008C077C">
            <w:pPr>
              <w:pStyle w:val="Paragrafoelenco"/>
              <w:numPr>
                <w:ilvl w:val="0"/>
                <w:numId w:val="2"/>
              </w:numPr>
              <w:jc w:val="both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Non entrare in contatto con le parti calde dell’attrezzatura.</w:t>
            </w:r>
          </w:p>
          <w:p w:rsidR="008C077C" w:rsidRPr="001F5D1E" w:rsidRDefault="008C077C" w:rsidP="008C077C">
            <w:pPr>
              <w:pStyle w:val="Paragrafoelenco"/>
              <w:numPr>
                <w:ilvl w:val="0"/>
                <w:numId w:val="2"/>
              </w:numPr>
              <w:jc w:val="both"/>
              <w:rPr>
                <w:sz w:val="20"/>
                <w:szCs w:val="18"/>
              </w:rPr>
            </w:pPr>
            <w:r w:rsidRPr="001F5D1E">
              <w:rPr>
                <w:sz w:val="20"/>
                <w:szCs w:val="18"/>
              </w:rPr>
              <w:t>Sorvegliare l’apparecchiatura durante il suo funzionamento</w:t>
            </w:r>
          </w:p>
          <w:p w:rsidR="008C077C" w:rsidRPr="001F5D1E" w:rsidRDefault="008C077C" w:rsidP="008C077C">
            <w:pPr>
              <w:pStyle w:val="Paragrafoelenco"/>
              <w:numPr>
                <w:ilvl w:val="0"/>
                <w:numId w:val="2"/>
              </w:numPr>
              <w:jc w:val="both"/>
              <w:rPr>
                <w:sz w:val="20"/>
                <w:szCs w:val="18"/>
              </w:rPr>
            </w:pPr>
            <w:r w:rsidRPr="001F5D1E">
              <w:rPr>
                <w:sz w:val="20"/>
                <w:szCs w:val="18"/>
              </w:rPr>
              <w:t>Disattivare l’apparecchiatura in caso di guasto o cattivo funzionamento</w:t>
            </w:r>
          </w:p>
          <w:p w:rsidR="008C077C" w:rsidRPr="001F5D1E" w:rsidRDefault="008C077C" w:rsidP="008C077C">
            <w:pPr>
              <w:pStyle w:val="Paragrafoelenco"/>
              <w:numPr>
                <w:ilvl w:val="0"/>
                <w:numId w:val="2"/>
              </w:numPr>
              <w:jc w:val="both"/>
              <w:rPr>
                <w:sz w:val="20"/>
                <w:szCs w:val="18"/>
              </w:rPr>
            </w:pPr>
            <w:r w:rsidRPr="001F5D1E">
              <w:rPr>
                <w:sz w:val="20"/>
                <w:szCs w:val="18"/>
              </w:rPr>
              <w:t xml:space="preserve">Non usare prodotti (anche se diluiti) contenenti cloro (ipoclorito sodico, acido cloridrico o muriatico, ecc.) </w:t>
            </w:r>
            <w:proofErr w:type="gramStart"/>
            <w:r w:rsidRPr="001F5D1E">
              <w:rPr>
                <w:sz w:val="20"/>
                <w:szCs w:val="18"/>
              </w:rPr>
              <w:t>p er</w:t>
            </w:r>
            <w:proofErr w:type="gramEnd"/>
            <w:r w:rsidRPr="001F5D1E">
              <w:rPr>
                <w:sz w:val="20"/>
                <w:szCs w:val="18"/>
              </w:rPr>
              <w:t xml:space="preserve"> pulire l’apparecchiatura o il pavimento sotto l’apparecchiatura. Non usare strumenti metallici per pulire l’acciaio (spazzole o pagliette tipo Scotch Brite).</w:t>
            </w:r>
          </w:p>
          <w:p w:rsidR="008C077C" w:rsidRPr="001F5D1E" w:rsidRDefault="008C077C" w:rsidP="008C077C">
            <w:pPr>
              <w:pStyle w:val="Paragrafoelenco"/>
              <w:numPr>
                <w:ilvl w:val="0"/>
                <w:numId w:val="2"/>
              </w:numPr>
              <w:jc w:val="both"/>
              <w:rPr>
                <w:sz w:val="20"/>
                <w:szCs w:val="18"/>
              </w:rPr>
            </w:pPr>
            <w:r w:rsidRPr="001F5D1E">
              <w:rPr>
                <w:sz w:val="20"/>
                <w:szCs w:val="18"/>
              </w:rPr>
              <w:t>Evitare che olio o grasso entrino in contatto con parti in materiale plastico.</w:t>
            </w:r>
          </w:p>
          <w:p w:rsidR="008C077C" w:rsidRPr="001F5D1E" w:rsidRDefault="008C077C" w:rsidP="008C077C">
            <w:pPr>
              <w:pStyle w:val="Paragrafoelenco"/>
              <w:numPr>
                <w:ilvl w:val="0"/>
                <w:numId w:val="2"/>
              </w:numPr>
              <w:jc w:val="both"/>
              <w:rPr>
                <w:sz w:val="20"/>
                <w:szCs w:val="18"/>
              </w:rPr>
            </w:pPr>
            <w:r w:rsidRPr="001F5D1E">
              <w:rPr>
                <w:sz w:val="20"/>
                <w:szCs w:val="18"/>
              </w:rPr>
              <w:t>Non lasciare che sporco, grassi, cibo o altro incrostino l’apparecchiatura.</w:t>
            </w:r>
          </w:p>
          <w:p w:rsidR="008C077C" w:rsidRPr="001F5D1E" w:rsidRDefault="008C077C" w:rsidP="008C077C">
            <w:pPr>
              <w:pStyle w:val="Paragrafoelenco"/>
              <w:numPr>
                <w:ilvl w:val="0"/>
                <w:numId w:val="2"/>
              </w:numPr>
              <w:jc w:val="both"/>
              <w:rPr>
                <w:sz w:val="20"/>
                <w:szCs w:val="18"/>
              </w:rPr>
            </w:pPr>
            <w:r w:rsidRPr="001F5D1E">
              <w:rPr>
                <w:sz w:val="20"/>
                <w:szCs w:val="18"/>
              </w:rPr>
              <w:t xml:space="preserve">Non lavare l’apparecchiatura con getti d’acqua diretti. </w:t>
            </w:r>
          </w:p>
          <w:p w:rsidR="008C077C" w:rsidRPr="001F5D1E" w:rsidRDefault="008C077C" w:rsidP="008C077C">
            <w:pPr>
              <w:pStyle w:val="Paragrafoelenco"/>
              <w:numPr>
                <w:ilvl w:val="0"/>
                <w:numId w:val="2"/>
              </w:numPr>
              <w:jc w:val="both"/>
              <w:rPr>
                <w:sz w:val="20"/>
                <w:szCs w:val="18"/>
              </w:rPr>
            </w:pPr>
            <w:r w:rsidRPr="001F5D1E">
              <w:rPr>
                <w:sz w:val="20"/>
                <w:szCs w:val="18"/>
              </w:rPr>
              <w:t>Non nebulizzare acqua né utilizzare vapore per pulire l’apparecchiatura</w:t>
            </w:r>
          </w:p>
          <w:p w:rsidR="008C077C" w:rsidRPr="001F5D1E" w:rsidRDefault="008C077C" w:rsidP="008C077C">
            <w:pPr>
              <w:pStyle w:val="Paragrafoelenco"/>
              <w:numPr>
                <w:ilvl w:val="0"/>
                <w:numId w:val="2"/>
              </w:numPr>
              <w:jc w:val="both"/>
              <w:rPr>
                <w:sz w:val="20"/>
                <w:szCs w:val="18"/>
              </w:rPr>
            </w:pPr>
            <w:r w:rsidRPr="001F5D1E">
              <w:rPr>
                <w:sz w:val="20"/>
                <w:szCs w:val="18"/>
              </w:rPr>
              <w:t>Il livello di pressione acustica dell’emissione ponderata A non eccede 70 dB (A).</w:t>
            </w:r>
          </w:p>
          <w:p w:rsidR="008C077C" w:rsidRPr="001F5D1E" w:rsidRDefault="008C077C" w:rsidP="008C077C">
            <w:pPr>
              <w:pStyle w:val="Paragrafoelenco"/>
              <w:numPr>
                <w:ilvl w:val="0"/>
                <w:numId w:val="2"/>
              </w:numPr>
              <w:jc w:val="both"/>
              <w:rPr>
                <w:sz w:val="20"/>
                <w:szCs w:val="18"/>
              </w:rPr>
            </w:pPr>
            <w:r w:rsidRPr="001F5D1E">
              <w:rPr>
                <w:sz w:val="20"/>
                <w:szCs w:val="18"/>
              </w:rPr>
              <w:t>Il presente libretto di istruzioni è reperibile in formato digitale contattando il dealer o customer care di riferimento.</w:t>
            </w:r>
          </w:p>
          <w:p w:rsidR="008C077C" w:rsidRPr="001F5D1E" w:rsidRDefault="008C077C" w:rsidP="008C077C">
            <w:pPr>
              <w:pStyle w:val="Paragrafoelenco"/>
              <w:numPr>
                <w:ilvl w:val="0"/>
                <w:numId w:val="2"/>
              </w:numPr>
              <w:jc w:val="both"/>
              <w:rPr>
                <w:sz w:val="20"/>
                <w:szCs w:val="18"/>
              </w:rPr>
            </w:pPr>
            <w:r w:rsidRPr="001F5D1E">
              <w:rPr>
                <w:sz w:val="20"/>
                <w:szCs w:val="18"/>
              </w:rPr>
              <w:t>Installare un interruttore di protezione a monte dell’apparecchiatura. Le caratteristiche relative alla distanza di apertura dei contatti e alla corrente di dispersione massima vanno recepite dalla normativa vigente.</w:t>
            </w:r>
          </w:p>
          <w:p w:rsidR="008C077C" w:rsidRPr="001F5D1E" w:rsidRDefault="008C077C" w:rsidP="008C077C">
            <w:pPr>
              <w:pStyle w:val="Paragrafoelenco"/>
              <w:numPr>
                <w:ilvl w:val="0"/>
                <w:numId w:val="2"/>
              </w:numPr>
              <w:jc w:val="both"/>
              <w:rPr>
                <w:sz w:val="20"/>
                <w:szCs w:val="18"/>
              </w:rPr>
            </w:pPr>
            <w:r w:rsidRPr="001F5D1E">
              <w:rPr>
                <w:sz w:val="20"/>
                <w:szCs w:val="18"/>
              </w:rPr>
              <w:t xml:space="preserve">Collegare l’apparecchiatura ad una presa di terra. </w:t>
            </w:r>
          </w:p>
          <w:p w:rsidR="008C077C" w:rsidRPr="001F5D1E" w:rsidRDefault="008C077C" w:rsidP="008C077C">
            <w:pPr>
              <w:pStyle w:val="Paragrafoelenco"/>
              <w:numPr>
                <w:ilvl w:val="0"/>
                <w:numId w:val="2"/>
              </w:numPr>
              <w:jc w:val="both"/>
              <w:rPr>
                <w:sz w:val="20"/>
                <w:szCs w:val="18"/>
              </w:rPr>
            </w:pPr>
            <w:r w:rsidRPr="001F5D1E">
              <w:rPr>
                <w:sz w:val="20"/>
                <w:szCs w:val="18"/>
              </w:rPr>
              <w:t>È consigliabile fare ispezionare l’apparecchio da una persona autorizzata almeno ogni 12 mesi. A tale proposito, è consigliabile stipulare un contratto di manutenzione.</w:t>
            </w:r>
          </w:p>
          <w:p w:rsidR="008C077C" w:rsidRPr="00F67B30" w:rsidRDefault="008C077C" w:rsidP="008C077C">
            <w:pPr>
              <w:pStyle w:val="Paragrafoelenco"/>
              <w:numPr>
                <w:ilvl w:val="0"/>
                <w:numId w:val="2"/>
              </w:numPr>
              <w:jc w:val="both"/>
              <w:rPr>
                <w:sz w:val="20"/>
                <w:szCs w:val="18"/>
              </w:rPr>
            </w:pPr>
            <w:r w:rsidRPr="00F67B30">
              <w:rPr>
                <w:sz w:val="20"/>
                <w:szCs w:val="18"/>
              </w:rPr>
              <w:t>I lavori sugli impianti elettrici vanno eseguiti esclusivamente da un elettricista qualificato.</w:t>
            </w:r>
          </w:p>
          <w:p w:rsidR="008C077C" w:rsidRPr="00F67B30" w:rsidRDefault="008C077C" w:rsidP="008C077C">
            <w:pPr>
              <w:pStyle w:val="Paragrafoelenco"/>
              <w:numPr>
                <w:ilvl w:val="0"/>
                <w:numId w:val="2"/>
              </w:numPr>
              <w:jc w:val="both"/>
              <w:rPr>
                <w:sz w:val="20"/>
                <w:szCs w:val="18"/>
              </w:rPr>
            </w:pPr>
            <w:r w:rsidRPr="00F67B30">
              <w:rPr>
                <w:sz w:val="20"/>
                <w:szCs w:val="18"/>
              </w:rPr>
              <w:lastRenderedPageBreak/>
              <w:t>Prima di effettuare qualsiasi operazione di pulizia e di manutenzione, sconnettere l’apparecchiatura dalla rete di alimentazione elettrica e staccare la spina con delicatezza per scollegare la macchina</w:t>
            </w:r>
          </w:p>
          <w:p w:rsidR="008C077C" w:rsidRPr="00F67B30" w:rsidRDefault="008C077C" w:rsidP="008C077C">
            <w:pPr>
              <w:pStyle w:val="Paragrafoelenco"/>
              <w:numPr>
                <w:ilvl w:val="0"/>
                <w:numId w:val="2"/>
              </w:numPr>
              <w:jc w:val="both"/>
              <w:rPr>
                <w:sz w:val="20"/>
                <w:szCs w:val="18"/>
              </w:rPr>
            </w:pPr>
            <w:r w:rsidRPr="00F67B30">
              <w:rPr>
                <w:sz w:val="20"/>
                <w:szCs w:val="18"/>
              </w:rPr>
              <w:t>Se il cavo alimentazione è danneggiato, esso deve essere sostituito dal servizio assistenza tecnica o comunque da personale con qualifica similare in modo da prevenire ogni rischio.</w:t>
            </w:r>
          </w:p>
          <w:p w:rsidR="008C077C" w:rsidRPr="00F67B30" w:rsidRDefault="008C077C" w:rsidP="008C077C">
            <w:pPr>
              <w:pStyle w:val="Paragrafoelenco"/>
              <w:numPr>
                <w:ilvl w:val="0"/>
                <w:numId w:val="2"/>
              </w:numPr>
              <w:jc w:val="both"/>
              <w:rPr>
                <w:sz w:val="20"/>
                <w:szCs w:val="18"/>
              </w:rPr>
            </w:pPr>
            <w:r w:rsidRPr="00F67B30">
              <w:rPr>
                <w:sz w:val="20"/>
                <w:szCs w:val="18"/>
              </w:rPr>
              <w:t>Le operazioni di manutenzione della macchina devono essere eseguite solamente da Tecnici specializzati dotati di tutti i dispositivi di protezione individuale (scarpe di sicurezza, guanti, occhiali, tuta da lavoro, ecc.), attrezzature, utensili e mezzi ausiliari idonei.</w:t>
            </w:r>
          </w:p>
          <w:p w:rsidR="008C077C" w:rsidRPr="00F67B30" w:rsidRDefault="008C077C" w:rsidP="008C077C">
            <w:pPr>
              <w:pStyle w:val="Paragrafoelenco"/>
              <w:numPr>
                <w:ilvl w:val="0"/>
                <w:numId w:val="2"/>
              </w:numPr>
              <w:jc w:val="both"/>
              <w:rPr>
                <w:sz w:val="20"/>
                <w:szCs w:val="18"/>
              </w:rPr>
            </w:pPr>
            <w:r w:rsidRPr="00F67B30">
              <w:rPr>
                <w:sz w:val="20"/>
                <w:szCs w:val="18"/>
              </w:rPr>
              <w:t>È sempre vietato rimuovere e/o far funzionare la macchina togliendo, modificando o manomettendo i ripari, le protezioni e i dispositivi di sicurezza.</w:t>
            </w:r>
          </w:p>
          <w:p w:rsidR="008C077C" w:rsidRPr="00F67B30" w:rsidRDefault="008C077C" w:rsidP="008C077C">
            <w:pPr>
              <w:pStyle w:val="Paragrafoelenco"/>
              <w:numPr>
                <w:ilvl w:val="0"/>
                <w:numId w:val="2"/>
              </w:numPr>
              <w:jc w:val="both"/>
              <w:rPr>
                <w:sz w:val="20"/>
                <w:szCs w:val="18"/>
              </w:rPr>
            </w:pPr>
            <w:r w:rsidRPr="00F67B30">
              <w:rPr>
                <w:sz w:val="20"/>
                <w:szCs w:val="18"/>
              </w:rPr>
              <w:t>Prima di effettuare qualsiasi intervento sulla macchina, consultare sempre il manuale che indica le procedure corrette e contiene informazioni importanti per la sicurezza.</w:t>
            </w:r>
          </w:p>
          <w:p w:rsidR="008C077C" w:rsidRPr="00F67B30" w:rsidRDefault="008C077C" w:rsidP="008C077C">
            <w:pPr>
              <w:pStyle w:val="Paragrafoelenco"/>
              <w:numPr>
                <w:ilvl w:val="0"/>
                <w:numId w:val="2"/>
              </w:numPr>
              <w:jc w:val="both"/>
              <w:rPr>
                <w:sz w:val="20"/>
                <w:szCs w:val="18"/>
              </w:rPr>
            </w:pPr>
            <w:r w:rsidRPr="00F67B30">
              <w:rPr>
                <w:sz w:val="20"/>
                <w:szCs w:val="18"/>
              </w:rPr>
              <w:t>È vietato rimuovere, manomettere o rendere illeggibili le etichette e i segnali di sicurezza, di pericolo e di obbligo riportati sulla macchina.</w:t>
            </w:r>
          </w:p>
          <w:p w:rsidR="008C077C" w:rsidRPr="00F67B30" w:rsidRDefault="008C077C" w:rsidP="008C077C">
            <w:pPr>
              <w:pStyle w:val="Paragrafoelenco"/>
              <w:numPr>
                <w:ilvl w:val="0"/>
                <w:numId w:val="2"/>
              </w:numPr>
              <w:jc w:val="both"/>
              <w:rPr>
                <w:sz w:val="20"/>
                <w:szCs w:val="18"/>
              </w:rPr>
            </w:pPr>
            <w:r w:rsidRPr="00F67B30">
              <w:rPr>
                <w:sz w:val="20"/>
                <w:szCs w:val="18"/>
              </w:rPr>
              <w:t>Prima di effettuare qualsiasi operazione di pulizia e di manutenzione, sconnettere l’apparecchiatura dalla rete di alimentazione elettrica mediante il dispositivo bloccabile in posizione di aperto.</w:t>
            </w:r>
          </w:p>
          <w:p w:rsidR="008C077C" w:rsidRPr="00F67B30" w:rsidRDefault="008C077C" w:rsidP="008C077C">
            <w:pPr>
              <w:pStyle w:val="Paragrafoelenco"/>
              <w:numPr>
                <w:ilvl w:val="0"/>
                <w:numId w:val="2"/>
              </w:numPr>
              <w:jc w:val="both"/>
              <w:rPr>
                <w:sz w:val="20"/>
                <w:szCs w:val="18"/>
              </w:rPr>
            </w:pPr>
            <w:r w:rsidRPr="00F67B30">
              <w:rPr>
                <w:sz w:val="20"/>
                <w:szCs w:val="18"/>
              </w:rPr>
              <w:t>Durante le operazioni di manutenzione il cavo e la spina devono essere portati in posizione sempre visibile dall’operatore che sta effettuando l’intervento.</w:t>
            </w:r>
          </w:p>
          <w:p w:rsidR="008C077C" w:rsidRPr="00F67B30" w:rsidRDefault="008C077C" w:rsidP="008C077C">
            <w:pPr>
              <w:pStyle w:val="Paragrafoelenco"/>
              <w:numPr>
                <w:ilvl w:val="0"/>
                <w:numId w:val="2"/>
              </w:numPr>
              <w:jc w:val="both"/>
              <w:rPr>
                <w:sz w:val="20"/>
                <w:szCs w:val="18"/>
              </w:rPr>
            </w:pPr>
            <w:r w:rsidRPr="00F67B30">
              <w:rPr>
                <w:sz w:val="20"/>
                <w:szCs w:val="18"/>
              </w:rPr>
              <w:t xml:space="preserve">Non toccare l’apparecchiatura se si hanno mani e/o piedi umidi nè a piedi scalzi. </w:t>
            </w:r>
            <w:proofErr w:type="gramStart"/>
            <w:r w:rsidRPr="00F67B30">
              <w:rPr>
                <w:sz w:val="20"/>
                <w:szCs w:val="18"/>
              </w:rPr>
              <w:t>E’</w:t>
            </w:r>
            <w:proofErr w:type="gramEnd"/>
            <w:r w:rsidRPr="00F67B30">
              <w:rPr>
                <w:sz w:val="20"/>
                <w:szCs w:val="18"/>
              </w:rPr>
              <w:t xml:space="preserve"> vietato rimuovere le protezioni di sicurezza.</w:t>
            </w:r>
          </w:p>
          <w:p w:rsidR="008C077C" w:rsidRPr="00F67B30" w:rsidRDefault="008C077C" w:rsidP="008C077C">
            <w:pPr>
              <w:pStyle w:val="Paragrafoelenco"/>
              <w:numPr>
                <w:ilvl w:val="0"/>
                <w:numId w:val="2"/>
              </w:numPr>
              <w:jc w:val="both"/>
              <w:rPr>
                <w:sz w:val="20"/>
                <w:szCs w:val="18"/>
              </w:rPr>
            </w:pPr>
            <w:r w:rsidRPr="00F67B30">
              <w:rPr>
                <w:sz w:val="20"/>
                <w:szCs w:val="18"/>
              </w:rPr>
              <w:t>Utilizzare mezzi di protezione individuale adeguati (guanti protettivi).</w:t>
            </w:r>
          </w:p>
          <w:p w:rsidR="008C077C" w:rsidRPr="00F67B30" w:rsidRDefault="008C077C" w:rsidP="008C077C">
            <w:pPr>
              <w:pStyle w:val="Paragrafoelenco"/>
              <w:numPr>
                <w:ilvl w:val="0"/>
                <w:numId w:val="2"/>
              </w:numPr>
              <w:jc w:val="both"/>
              <w:rPr>
                <w:sz w:val="20"/>
                <w:szCs w:val="18"/>
              </w:rPr>
            </w:pPr>
            <w:r w:rsidRPr="00F67B30">
              <w:rPr>
                <w:sz w:val="20"/>
                <w:szCs w:val="18"/>
              </w:rPr>
              <w:t>Prima di iniziare qualsiasi operazione di manutenzione occorre mettere la macchina in condizioni di sicurezza.</w:t>
            </w:r>
          </w:p>
          <w:p w:rsidR="008C077C" w:rsidRPr="00F67B30" w:rsidRDefault="008C077C" w:rsidP="008C077C">
            <w:pPr>
              <w:pStyle w:val="Paragrafoelenco"/>
              <w:numPr>
                <w:ilvl w:val="0"/>
                <w:numId w:val="2"/>
              </w:numPr>
              <w:jc w:val="both"/>
              <w:rPr>
                <w:sz w:val="20"/>
                <w:szCs w:val="18"/>
              </w:rPr>
            </w:pPr>
            <w:r w:rsidRPr="00F67B30">
              <w:rPr>
                <w:sz w:val="20"/>
                <w:szCs w:val="18"/>
              </w:rPr>
              <w:t>Rispettare le competenze per i vari interventi di manutenzione ordinaria e straordinaria. La non osservanza delle avvertenze può essere causa di rischi per il personale.</w:t>
            </w:r>
          </w:p>
          <w:p w:rsidR="008C077C" w:rsidRPr="009E5624" w:rsidRDefault="008C077C" w:rsidP="00986569">
            <w:pPr>
              <w:pStyle w:val="Paragrafoelenco"/>
              <w:suppressAutoHyphens w:val="0"/>
              <w:jc w:val="both"/>
              <w:rPr>
                <w:sz w:val="20"/>
                <w:szCs w:val="18"/>
              </w:rPr>
            </w:pPr>
          </w:p>
        </w:tc>
      </w:tr>
      <w:tr w:rsidR="008C077C" w:rsidRPr="00671D56" w:rsidTr="00986569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8C077C" w:rsidRPr="006C1934" w:rsidRDefault="008C077C" w:rsidP="00986569">
            <w:pPr>
              <w:rPr>
                <w:b/>
              </w:rPr>
            </w:pPr>
            <w:r>
              <w:rPr>
                <w:b/>
              </w:rPr>
              <w:lastRenderedPageBreak/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C077C" w:rsidRDefault="008C077C" w:rsidP="00986569">
            <w:ins w:id="0" w:author="Lionel" w:date="2019-02-04T17:45:00Z">
              <w:r>
                <w:rPr>
                  <w:noProof/>
                </w:rPr>
                <w:drawing>
                  <wp:anchor distT="0" distB="0" distL="114300" distR="114300" simplePos="0" relativeHeight="251659264" behindDoc="1" locked="0" layoutInCell="1" allowOverlap="1" wp14:anchorId="48F256FC" wp14:editId="13FFDDA3">
                    <wp:simplePos x="0" y="0"/>
                    <wp:positionH relativeFrom="column">
                      <wp:posOffset>-43180</wp:posOffset>
                    </wp:positionH>
                    <wp:positionV relativeFrom="paragraph">
                      <wp:posOffset>8255</wp:posOffset>
                    </wp:positionV>
                    <wp:extent cx="1313815" cy="467995"/>
                    <wp:effectExtent l="0" t="0" r="0" b="0"/>
                    <wp:wrapNone/>
                    <wp:docPr id="5" name="Immagine 5" descr="E1709K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Immagine 4" descr="E1709K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313815" cy="4679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w:r>
            </w:ins>
          </w:p>
          <w:p w:rsidR="008C077C" w:rsidRDefault="008C077C" w:rsidP="00986569"/>
          <w:p w:rsidR="008C077C" w:rsidRPr="00671D56" w:rsidRDefault="008C077C" w:rsidP="00986569"/>
        </w:tc>
      </w:tr>
      <w:tr w:rsidR="008C077C" w:rsidRPr="00363F34" w:rsidTr="00986569">
        <w:trPr>
          <w:trHeight w:val="1328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8C077C" w:rsidRDefault="008C077C" w:rsidP="00986569">
            <w:pPr>
              <w:rPr>
                <w:b/>
              </w:rPr>
            </w:pPr>
            <w:r>
              <w:rPr>
                <w:b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C077C" w:rsidRPr="009E5624" w:rsidRDefault="008C077C" w:rsidP="008C077C">
            <w:pPr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noProof/>
              </w:rPr>
            </w:pPr>
            <w:r w:rsidRPr="00366EC5">
              <w:rPr>
                <w:noProof/>
                <w:sz w:val="20"/>
                <w:szCs w:val="20"/>
              </w:rPr>
              <w:t xml:space="preserve">Guanti di protezione </w:t>
            </w:r>
            <w:r>
              <w:rPr>
                <w:noProof/>
                <w:sz w:val="20"/>
                <w:szCs w:val="20"/>
              </w:rPr>
              <w:t>rischio caldo</w:t>
            </w:r>
            <w:r w:rsidRPr="00366EC5">
              <w:rPr>
                <w:noProof/>
                <w:sz w:val="20"/>
                <w:szCs w:val="20"/>
              </w:rPr>
              <w:t xml:space="preserve"> (EN </w:t>
            </w:r>
            <w:r>
              <w:rPr>
                <w:noProof/>
                <w:sz w:val="20"/>
                <w:szCs w:val="20"/>
              </w:rPr>
              <w:t>407</w:t>
            </w:r>
            <w:r w:rsidRPr="00366EC5">
              <w:rPr>
                <w:noProof/>
                <w:sz w:val="20"/>
                <w:szCs w:val="20"/>
              </w:rPr>
              <w:t>)</w:t>
            </w:r>
          </w:p>
          <w:p w:rsidR="008C077C" w:rsidRPr="007B1FB7" w:rsidRDefault="008C077C" w:rsidP="008C077C">
            <w:pPr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noProof/>
                <w:sz w:val="20"/>
                <w:szCs w:val="20"/>
              </w:rPr>
            </w:pPr>
            <w:r w:rsidRPr="007B1FB7">
              <w:rPr>
                <w:noProof/>
                <w:sz w:val="20"/>
                <w:szCs w:val="20"/>
              </w:rPr>
              <w:t>Protezione personale degli occhi (EN 166)</w:t>
            </w:r>
          </w:p>
          <w:p w:rsidR="008C077C" w:rsidRDefault="008C077C" w:rsidP="008C077C">
            <w:pPr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noProof/>
                <w:sz w:val="20"/>
                <w:szCs w:val="20"/>
              </w:rPr>
            </w:pPr>
            <w:r w:rsidRPr="007B1FB7">
              <w:rPr>
                <w:noProof/>
                <w:sz w:val="20"/>
                <w:szCs w:val="20"/>
              </w:rPr>
              <w:t>Scarpa di sicurezza (EN ISO 20345)</w:t>
            </w:r>
          </w:p>
          <w:p w:rsidR="008C077C" w:rsidRPr="00A653D4" w:rsidRDefault="008C077C" w:rsidP="008C077C">
            <w:pPr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noProof/>
                <w:sz w:val="20"/>
                <w:szCs w:val="20"/>
              </w:rPr>
            </w:pPr>
            <w:r w:rsidRPr="00A92EEA">
              <w:rPr>
                <w:noProof/>
                <w:sz w:val="20"/>
                <w:szCs w:val="20"/>
              </w:rPr>
              <w:t>Cuffie per alimenti TNT (EN 340)</w:t>
            </w:r>
          </w:p>
          <w:p w:rsidR="008C077C" w:rsidRPr="00363F34" w:rsidRDefault="008C077C" w:rsidP="008C077C">
            <w:pPr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noProof/>
              </w:rPr>
            </w:pPr>
            <w:r w:rsidRPr="00A653D4">
              <w:rPr>
                <w:noProof/>
                <w:sz w:val="20"/>
                <w:szCs w:val="20"/>
              </w:rPr>
              <w:t>Tuta da lavoro</w:t>
            </w:r>
          </w:p>
        </w:tc>
      </w:tr>
    </w:tbl>
    <w:p w:rsidR="009971DD" w:rsidRPr="008C077C" w:rsidRDefault="009971DD" w:rsidP="008C077C"/>
    <w:sectPr w:rsidR="009971DD" w:rsidRPr="008C077C" w:rsidSect="003708E8">
      <w:pgSz w:w="11900" w:h="16840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563B60"/>
    <w:multiLevelType w:val="hybridMultilevel"/>
    <w:tmpl w:val="EB9E8E00"/>
    <w:lvl w:ilvl="0" w:tplc="02DE63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56178E3"/>
    <w:multiLevelType w:val="hybridMultilevel"/>
    <w:tmpl w:val="8E84F18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2"/>
  <w:proofState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77C"/>
    <w:rsid w:val="003708E8"/>
    <w:rsid w:val="008C077C"/>
    <w:rsid w:val="00997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E6BE4D65-28E4-9340-A293-04CCE38B4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rsid w:val="008C077C"/>
    <w:pPr>
      <w:suppressAutoHyphens/>
      <w:autoSpaceDN w:val="0"/>
      <w:textAlignment w:val="baseline"/>
    </w:pPr>
    <w:rPr>
      <w:rFonts w:ascii="Times New Roman" w:eastAsia="Times New Roman" w:hAnsi="Times New Roman" w:cs="Times New Roman"/>
      <w:lang w:eastAsia="it-IT"/>
    </w:rPr>
  </w:style>
  <w:style w:type="paragraph" w:styleId="Titolo3">
    <w:name w:val="heading 3"/>
    <w:basedOn w:val="Normale"/>
    <w:next w:val="Normale"/>
    <w:link w:val="Titolo3Carattere"/>
    <w:rsid w:val="008C077C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8C077C"/>
    <w:rPr>
      <w:rFonts w:ascii="Times New Roman" w:eastAsia="Times New Roman" w:hAnsi="Times New Roman" w:cs="Arial"/>
      <w:b/>
      <w:bCs/>
      <w:color w:val="0000FF"/>
      <w:lang w:eastAsia="it-IT"/>
    </w:rPr>
  </w:style>
  <w:style w:type="paragraph" w:styleId="Paragrafoelenco">
    <w:name w:val="List Paragraph"/>
    <w:basedOn w:val="Normale"/>
    <w:uiPriority w:val="34"/>
    <w:qFormat/>
    <w:rsid w:val="008C077C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820</Words>
  <Characters>4676</Characters>
  <Application>Microsoft Office Word</Application>
  <DocSecurity>0</DocSecurity>
  <Lines>38</Lines>
  <Paragraphs>10</Paragraphs>
  <ScaleCrop>false</ScaleCrop>
  <Company/>
  <LinksUpToDate>false</LinksUpToDate>
  <CharactersWithSpaces>5486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Giorgio Amabili</dc:creator>
  <cp:keywords/>
  <dc:description/>
  <cp:lastModifiedBy>Giorgio Amabili</cp:lastModifiedBy>
  <cp:revision>1</cp:revision>
  <dcterms:created xsi:type="dcterms:W3CDTF">2020-07-29T08:03:00Z</dcterms:created>
  <dcterms:modified xsi:type="dcterms:W3CDTF">2020-07-29T08:03:00Z</dcterms:modified>
</cp:coreProperties>
</file>