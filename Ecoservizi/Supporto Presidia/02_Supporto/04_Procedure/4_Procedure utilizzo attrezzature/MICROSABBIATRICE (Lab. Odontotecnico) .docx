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56519" w:rsidRPr="00FE26E4" w14:paraId="505788C7" w14:textId="77777777" w:rsidTr="00EA02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D17A90" w14:textId="77777777" w:rsidR="00D56519" w:rsidRPr="00FE26E4" w:rsidRDefault="00D56519" w:rsidP="00EA0291">
            <w:pPr>
              <w:pStyle w:val="Titolo3"/>
            </w:pPr>
            <w:r>
              <w:t xml:space="preserve">ATTREZZATURE: MICROSABBIATRICE (Lab. Odontotecnico) </w:t>
            </w:r>
          </w:p>
        </w:tc>
      </w:tr>
      <w:tr w:rsidR="00D56519" w:rsidRPr="00671D56" w14:paraId="3207391F" w14:textId="77777777" w:rsidTr="00EA02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272969" w14:textId="77777777" w:rsidR="00D56519" w:rsidRPr="006C1934" w:rsidRDefault="00D56519" w:rsidP="00EA0291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C894B" w14:textId="77777777" w:rsidR="00D56519" w:rsidRDefault="00D56519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24DBEE85" w14:textId="77777777" w:rsidR="00D56519" w:rsidRDefault="00D56519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14:paraId="245A29ED" w14:textId="77777777" w:rsidR="00D56519" w:rsidRPr="00671D56" w:rsidRDefault="00D56519" w:rsidP="00EA029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D56519" w:rsidRPr="00AC3990" w14:paraId="385FFFBA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2733CD" w14:textId="77777777" w:rsidR="00D56519" w:rsidRPr="006C1934" w:rsidRDefault="00D56519" w:rsidP="00EA0291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B1BA3" w14:textId="77777777" w:rsidR="00D56519" w:rsidRPr="00AC3990" w:rsidRDefault="00D56519" w:rsidP="00EA0291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D56519" w:rsidRPr="00AC3990" w14:paraId="1641C175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E24F4C" w14:textId="77777777" w:rsidR="00D56519" w:rsidRPr="006C1934" w:rsidRDefault="00D56519" w:rsidP="00EA0291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8F072" w14:textId="77777777" w:rsidR="00D56519" w:rsidRDefault="00D56519" w:rsidP="00EA0291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14:paraId="7FFD3D72" w14:textId="77777777" w:rsidR="00D56519" w:rsidRDefault="00D56519" w:rsidP="00EA0291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ABRASION</w:t>
            </w:r>
            <w:r>
              <w:rPr>
                <w:sz w:val="20"/>
                <w:szCs w:val="20"/>
              </w:rPr>
              <w:t>I</w:t>
            </w:r>
          </w:p>
          <w:p w14:paraId="312B3E2B" w14:textId="77777777" w:rsidR="00D56519" w:rsidRDefault="00D56519" w:rsidP="00EA02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USTIONI</w:t>
            </w:r>
          </w:p>
          <w:p w14:paraId="62FCC5EB" w14:textId="77777777" w:rsidR="00D56519" w:rsidRPr="00AC3990" w:rsidRDefault="00D56519" w:rsidP="00EA0291">
            <w:pPr>
              <w:rPr>
                <w:sz w:val="20"/>
                <w:szCs w:val="18"/>
              </w:rPr>
            </w:pPr>
            <w:r>
              <w:rPr>
                <w:sz w:val="20"/>
                <w:szCs w:val="20"/>
              </w:rPr>
              <w:t>POLVERI</w:t>
            </w:r>
          </w:p>
        </w:tc>
      </w:tr>
      <w:tr w:rsidR="00D56519" w:rsidRPr="009E5624" w14:paraId="6BC1CA5F" w14:textId="77777777" w:rsidTr="00EA02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A76D5B" w14:textId="77777777" w:rsidR="00D56519" w:rsidRPr="006C1934" w:rsidRDefault="00D56519" w:rsidP="00EA0291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B43AD" w14:textId="77777777" w:rsidR="00D56519" w:rsidRDefault="00D56519" w:rsidP="00D56519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62D34">
              <w:rPr>
                <w:sz w:val="20"/>
                <w:szCs w:val="18"/>
              </w:rPr>
              <w:t>Durante il lavoro le sabbiatrici generano polveri molto fini e volatili che non devono essere</w:t>
            </w:r>
            <w:r>
              <w:rPr>
                <w:sz w:val="20"/>
                <w:szCs w:val="18"/>
              </w:rPr>
              <w:t xml:space="preserve"> </w:t>
            </w:r>
            <w:r w:rsidRPr="00D62D34">
              <w:rPr>
                <w:sz w:val="20"/>
                <w:szCs w:val="18"/>
              </w:rPr>
              <w:t>inalate, si fa quindi divieto assoluto di utilizzo senza l’inserimento di un sistema di aspirazione</w:t>
            </w:r>
            <w:r>
              <w:rPr>
                <w:sz w:val="20"/>
                <w:szCs w:val="18"/>
              </w:rPr>
              <w:t xml:space="preserve"> </w:t>
            </w:r>
            <w:r w:rsidRPr="00D62D34">
              <w:rPr>
                <w:sz w:val="20"/>
                <w:szCs w:val="18"/>
              </w:rPr>
              <w:t>adeguato o con lo stesso non perfettamente efficiente.</w:t>
            </w:r>
          </w:p>
          <w:p w14:paraId="26003B5C" w14:textId="77777777" w:rsidR="00D56519" w:rsidRDefault="00D56519" w:rsidP="00D56519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62D34">
              <w:rPr>
                <w:sz w:val="20"/>
                <w:szCs w:val="18"/>
              </w:rPr>
              <w:t>Collocare l’apparecchiatura su di un appropriato piano di appoggio in grado di garantire la</w:t>
            </w:r>
            <w:r>
              <w:rPr>
                <w:sz w:val="20"/>
                <w:szCs w:val="18"/>
              </w:rPr>
              <w:t xml:space="preserve"> </w:t>
            </w:r>
            <w:r w:rsidRPr="00D62D34">
              <w:rPr>
                <w:sz w:val="20"/>
                <w:szCs w:val="18"/>
              </w:rPr>
              <w:t>migliore stabilità.</w:t>
            </w:r>
          </w:p>
          <w:p w14:paraId="71F20778" w14:textId="77777777" w:rsidR="00D56519" w:rsidRDefault="00D56519" w:rsidP="00D56519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62D34">
              <w:rPr>
                <w:sz w:val="20"/>
                <w:szCs w:val="18"/>
              </w:rPr>
              <w:t>Posizionare a terra il comando a pedale dove reputato più comodo per operare.</w:t>
            </w:r>
          </w:p>
          <w:p w14:paraId="6D1578A2" w14:textId="77777777" w:rsidR="00D56519" w:rsidRPr="00D62D34" w:rsidRDefault="00D56519" w:rsidP="00D56519">
            <w:pPr>
              <w:pStyle w:val="Paragrafoelenco"/>
              <w:numPr>
                <w:ilvl w:val="0"/>
                <w:numId w:val="2"/>
              </w:numPr>
              <w:suppressAutoHyphens w:val="0"/>
              <w:jc w:val="both"/>
              <w:rPr>
                <w:sz w:val="20"/>
                <w:szCs w:val="18"/>
              </w:rPr>
            </w:pPr>
            <w:r w:rsidRPr="00D62D34">
              <w:rPr>
                <w:sz w:val="20"/>
                <w:szCs w:val="18"/>
              </w:rPr>
              <w:t>Prima di effettuare qualsiasi operazione di manutenzione all’interno della</w:t>
            </w:r>
            <w:r>
              <w:rPr>
                <w:sz w:val="20"/>
                <w:szCs w:val="18"/>
              </w:rPr>
              <w:t xml:space="preserve"> </w:t>
            </w:r>
            <w:r w:rsidRPr="00D62D34">
              <w:rPr>
                <w:sz w:val="20"/>
                <w:szCs w:val="18"/>
              </w:rPr>
              <w:t>camera di lavoro o intervento tecnico nella parte relativa agli impianti</w:t>
            </w:r>
            <w:r>
              <w:rPr>
                <w:sz w:val="20"/>
                <w:szCs w:val="18"/>
              </w:rPr>
              <w:t xml:space="preserve"> </w:t>
            </w:r>
            <w:r w:rsidRPr="00D62D34">
              <w:rPr>
                <w:sz w:val="20"/>
                <w:szCs w:val="18"/>
              </w:rPr>
              <w:t>(chiusura posteriore), sfilare il cavo dalla presa e l’innesto rapido dal</w:t>
            </w:r>
            <w:r>
              <w:rPr>
                <w:sz w:val="20"/>
                <w:szCs w:val="18"/>
              </w:rPr>
              <w:t xml:space="preserve"> </w:t>
            </w:r>
            <w:r w:rsidRPr="00D62D34">
              <w:rPr>
                <w:sz w:val="20"/>
                <w:szCs w:val="18"/>
              </w:rPr>
              <w:t>ricettacolo; in questo modo la macchina viene completamente isolata</w:t>
            </w:r>
            <w:r>
              <w:rPr>
                <w:sz w:val="20"/>
                <w:szCs w:val="18"/>
              </w:rPr>
              <w:t xml:space="preserve"> </w:t>
            </w:r>
            <w:r w:rsidRPr="00D62D34">
              <w:rPr>
                <w:sz w:val="20"/>
                <w:szCs w:val="18"/>
              </w:rPr>
              <w:t>dagli impianti elettrico e pneumatico</w:t>
            </w:r>
          </w:p>
        </w:tc>
      </w:tr>
      <w:tr w:rsidR="00D56519" w:rsidRPr="00671D56" w14:paraId="24D6C25D" w14:textId="77777777" w:rsidTr="00EA0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7D9188" w14:textId="77777777" w:rsidR="00D56519" w:rsidRPr="006C1934" w:rsidRDefault="00D56519" w:rsidP="00EA0291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4BAFD" w14:textId="77777777" w:rsidR="00D56519" w:rsidRDefault="00D56519" w:rsidP="00EA0291">
            <w:ins w:id="0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329C59F8" wp14:editId="33345154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10" name="Immagine 10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47C658AC" w14:textId="77777777" w:rsidR="00D56519" w:rsidRDefault="00D56519" w:rsidP="00EA0291"/>
          <w:p w14:paraId="1F449361" w14:textId="77777777" w:rsidR="00D56519" w:rsidRPr="00671D56" w:rsidRDefault="00D56519" w:rsidP="00EA0291"/>
        </w:tc>
      </w:tr>
      <w:tr w:rsidR="00D56519" w:rsidRPr="00363F34" w14:paraId="3007B44A" w14:textId="77777777" w:rsidTr="00EA02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EB2042" w14:textId="77777777" w:rsidR="00D56519" w:rsidRDefault="00D56519" w:rsidP="00EA0291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15FD7" w14:textId="77777777" w:rsidR="00D56519" w:rsidRPr="009E5624" w:rsidRDefault="00D56519" w:rsidP="00D5651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366EC5">
              <w:rPr>
                <w:noProof/>
                <w:sz w:val="20"/>
                <w:szCs w:val="20"/>
              </w:rPr>
              <w:t xml:space="preserve">Guanti di protezione </w:t>
            </w:r>
          </w:p>
          <w:p w14:paraId="0706891C" w14:textId="77777777" w:rsidR="00D56519" w:rsidRPr="007B1FB7" w:rsidRDefault="00D56519" w:rsidP="00D5651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 xml:space="preserve">Protezione personale degli occhi </w:t>
            </w:r>
          </w:p>
          <w:p w14:paraId="20C6AE06" w14:textId="77777777" w:rsidR="00D56519" w:rsidRDefault="00D56519" w:rsidP="00D5651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 xml:space="preserve">Scarpa di sicurezza </w:t>
            </w:r>
          </w:p>
          <w:p w14:paraId="010ECE29" w14:textId="77777777" w:rsidR="00D56519" w:rsidRPr="00363F34" w:rsidRDefault="00D56519" w:rsidP="00D56519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Mascherina</w:t>
            </w:r>
          </w:p>
        </w:tc>
      </w:tr>
    </w:tbl>
    <w:p w14:paraId="38CA446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6178E3"/>
    <w:multiLevelType w:val="hybridMultilevel"/>
    <w:tmpl w:val="8E84F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19"/>
    <w:rsid w:val="004F4F70"/>
    <w:rsid w:val="00D5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5C14C"/>
  <w15:chartTrackingRefBased/>
  <w15:docId w15:val="{4211AA27-6C33-439C-8304-B0ACFC3F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D5651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D5651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D5651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D5651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2021-01-13T12:35:00Z</dcterms:created>
  <dcterms:modified xsi:type="dcterms:W3CDTF">2021-01-13T12:47:00Z</dcterms:modified>
</cp:coreProperties>
</file>