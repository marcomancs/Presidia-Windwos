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8E2698" w:rsidRPr="00FE26E4" w:rsidTr="00C95BBA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E2698" w:rsidRPr="00FE26E4" w:rsidRDefault="008E2698" w:rsidP="00C95BBA">
            <w:pPr>
              <w:pStyle w:val="Titolo3"/>
            </w:pPr>
            <w:r>
              <w:t>ATTREZZATURE: FORNO A LEGNA</w:t>
            </w:r>
          </w:p>
        </w:tc>
      </w:tr>
      <w:tr w:rsidR="008E2698" w:rsidRPr="00671D56" w:rsidTr="00C95BBA">
        <w:trPr>
          <w:trHeight w:val="782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E2698" w:rsidRPr="006C1934" w:rsidRDefault="008E2698" w:rsidP="00C95BBA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2698" w:rsidRDefault="008E2698" w:rsidP="00C95BB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8E2698" w:rsidRDefault="008E2698" w:rsidP="00C95BB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8E2698" w:rsidRPr="00671D56" w:rsidRDefault="008E2698" w:rsidP="00C95BB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8E2698" w:rsidRPr="00AC3990" w:rsidTr="00C95BB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E2698" w:rsidRPr="006C1934" w:rsidRDefault="008E2698" w:rsidP="00C95BBA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2698" w:rsidRPr="00AC3990" w:rsidRDefault="008E2698" w:rsidP="00C95BBA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8E2698" w:rsidRPr="00AC3990" w:rsidTr="00C95BB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E2698" w:rsidRPr="006C1934" w:rsidRDefault="008E2698" w:rsidP="00C95BBA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2698" w:rsidRDefault="008E2698" w:rsidP="00C95BBA">
            <w:pPr>
              <w:rPr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  <w:p w:rsidR="008E2698" w:rsidRDefault="008E2698" w:rsidP="00C95BBA">
            <w:pPr>
              <w:rPr>
                <w:sz w:val="20"/>
                <w:szCs w:val="20"/>
              </w:rPr>
            </w:pPr>
            <w:r w:rsidRPr="00F15A52">
              <w:rPr>
                <w:sz w:val="20"/>
                <w:szCs w:val="20"/>
              </w:rPr>
              <w:t>ABRASION</w:t>
            </w:r>
            <w:r>
              <w:rPr>
                <w:sz w:val="20"/>
                <w:szCs w:val="20"/>
              </w:rPr>
              <w:t>I</w:t>
            </w:r>
          </w:p>
          <w:p w:rsidR="008E2698" w:rsidRDefault="008E2698" w:rsidP="00C95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USTIONI</w:t>
            </w:r>
          </w:p>
          <w:p w:rsidR="008E2698" w:rsidRPr="00AC3990" w:rsidRDefault="008E2698" w:rsidP="00C95BBA">
            <w:pPr>
              <w:rPr>
                <w:sz w:val="20"/>
                <w:szCs w:val="18"/>
              </w:rPr>
            </w:pPr>
            <w:r>
              <w:rPr>
                <w:sz w:val="20"/>
                <w:szCs w:val="20"/>
              </w:rPr>
              <w:t>INCENDIO</w:t>
            </w:r>
          </w:p>
        </w:tc>
      </w:tr>
      <w:tr w:rsidR="008E2698" w:rsidRPr="009E5624" w:rsidTr="00C95BBA">
        <w:trPr>
          <w:trHeight w:val="1763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E2698" w:rsidRPr="006C1934" w:rsidRDefault="008E2698" w:rsidP="00C95BBA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2698" w:rsidRDefault="008E2698" w:rsidP="008E269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Leggere e comprendere libretto d’uso e manutenzione prima di un qualunque utilizzo</w:t>
            </w:r>
          </w:p>
          <w:p w:rsidR="008E2698" w:rsidRPr="00620F7D" w:rsidRDefault="008E2698" w:rsidP="008E269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620F7D">
              <w:rPr>
                <w:sz w:val="20"/>
                <w:szCs w:val="18"/>
              </w:rPr>
              <w:t xml:space="preserve">Il forno </w:t>
            </w:r>
            <w:r>
              <w:rPr>
                <w:sz w:val="20"/>
                <w:szCs w:val="18"/>
              </w:rPr>
              <w:t>deve essere impiegato</w:t>
            </w:r>
            <w:r w:rsidRPr="00620F7D">
              <w:rPr>
                <w:sz w:val="20"/>
                <w:szCs w:val="18"/>
              </w:rPr>
              <w:t xml:space="preserve"> esclusivamente </w:t>
            </w:r>
            <w:r>
              <w:rPr>
                <w:sz w:val="20"/>
                <w:szCs w:val="18"/>
              </w:rPr>
              <w:t xml:space="preserve">per gli usi previsti ovvero </w:t>
            </w:r>
            <w:r w:rsidRPr="00620F7D">
              <w:rPr>
                <w:sz w:val="20"/>
                <w:szCs w:val="18"/>
              </w:rPr>
              <w:t>per la cottura di cibi. Non deve essere utilizzato per altri scopi.</w:t>
            </w:r>
          </w:p>
          <w:p w:rsidR="008E2698" w:rsidRDefault="008E2698" w:rsidP="008E269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620F7D">
              <w:rPr>
                <w:sz w:val="20"/>
                <w:szCs w:val="18"/>
              </w:rPr>
              <w:t>Tutti i regolamenti locali, inclusi quelli che fanno riferimento alle norme nazionali ed europee devono essere rispettati al momento dell’installazione dell’apparecchio.</w:t>
            </w:r>
          </w:p>
          <w:p w:rsidR="008E2698" w:rsidRDefault="008E2698" w:rsidP="008E269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620F7D">
              <w:rPr>
                <w:sz w:val="20"/>
                <w:szCs w:val="18"/>
              </w:rPr>
              <w:t xml:space="preserve">Il forno deve essere posizionato su una pavimentazione o piattaforma messa in piano con capacità portante in grado di sorreggerne il peso dichiarato dal costruttore. Se la costruzione prevista per l’installazione non è conforme alla capacità portante necessaria, utilizzare un’adeguata piastra di distribuzione del carico. </w:t>
            </w:r>
          </w:p>
          <w:p w:rsidR="008E2698" w:rsidRDefault="008E2698" w:rsidP="008E269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620F7D">
              <w:rPr>
                <w:sz w:val="20"/>
                <w:szCs w:val="18"/>
              </w:rPr>
              <w:t xml:space="preserve">Posizionare eventuali mobili a distanza </w:t>
            </w:r>
            <w:r>
              <w:rPr>
                <w:sz w:val="20"/>
                <w:szCs w:val="18"/>
              </w:rPr>
              <w:t>di sicurezza (prevista da libretto)</w:t>
            </w:r>
            <w:r w:rsidRPr="00620F7D">
              <w:rPr>
                <w:sz w:val="20"/>
                <w:szCs w:val="18"/>
              </w:rPr>
              <w:t xml:space="preserve"> dalla zona di irraggiamento dell’oblò di ispezione.</w:t>
            </w:r>
          </w:p>
          <w:p w:rsidR="008E2698" w:rsidRDefault="008E2698" w:rsidP="008E269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620F7D">
              <w:rPr>
                <w:sz w:val="20"/>
                <w:szCs w:val="18"/>
              </w:rPr>
              <w:t>Utilizzare il forno solo se dotati di guanti destinati alla preparazione di cibi con fornelli o forni, ed in grado di fornire adeguata protezione contro il calore.</w:t>
            </w:r>
          </w:p>
          <w:p w:rsidR="008E2698" w:rsidRDefault="008E2698" w:rsidP="008E269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620F7D">
              <w:rPr>
                <w:sz w:val="20"/>
                <w:szCs w:val="18"/>
              </w:rPr>
              <w:t xml:space="preserve">Non toccare il forno durante il normale funzionamento senza le suddette protezioni.  </w:t>
            </w:r>
          </w:p>
          <w:p w:rsidR="008E2698" w:rsidRDefault="008E2698" w:rsidP="008E269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620F7D">
              <w:rPr>
                <w:sz w:val="20"/>
                <w:szCs w:val="18"/>
              </w:rPr>
              <w:t xml:space="preserve">Le parti accessibili possono diventare molto calde durante l’uso. </w:t>
            </w:r>
          </w:p>
          <w:p w:rsidR="008E2698" w:rsidRPr="004F7B73" w:rsidRDefault="008E2698" w:rsidP="008E269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620F7D">
              <w:rPr>
                <w:sz w:val="20"/>
                <w:szCs w:val="18"/>
              </w:rPr>
              <w:t>Il forno deve essere alimentato esclusivamente con legna</w:t>
            </w:r>
            <w:r>
              <w:rPr>
                <w:sz w:val="20"/>
                <w:szCs w:val="18"/>
              </w:rPr>
              <w:t xml:space="preserve"> con caratteristiche indicate in libretto d’uso e manutenzione</w:t>
            </w:r>
            <w:r w:rsidRPr="00620F7D">
              <w:rPr>
                <w:sz w:val="20"/>
                <w:szCs w:val="18"/>
              </w:rPr>
              <w:t xml:space="preserve">. </w:t>
            </w:r>
            <w:r w:rsidRPr="004F7B73">
              <w:rPr>
                <w:sz w:val="20"/>
                <w:szCs w:val="18"/>
              </w:rPr>
              <w:t>Non usare altri tipi di combustibile, tantomeno pezzi di truciolare, pezzature di legno verniciato, pezzi di pannello che possono contenere resine, lamine di formica o di altri supporti di nobilitazione del legno.</w:t>
            </w:r>
            <w:r>
              <w:rPr>
                <w:sz w:val="20"/>
                <w:szCs w:val="18"/>
              </w:rPr>
              <w:t xml:space="preserve"> </w:t>
            </w:r>
            <w:r w:rsidRPr="004F7B73">
              <w:rPr>
                <w:sz w:val="20"/>
                <w:szCs w:val="18"/>
              </w:rPr>
              <w:t>L’utilizzo delle tipologie di legno non idonee può generare gas di combustione tossici, ed arrecare danni alla struttura del forno.</w:t>
            </w:r>
          </w:p>
          <w:p w:rsidR="008E2698" w:rsidRDefault="008E2698" w:rsidP="008E269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4F7B73">
              <w:rPr>
                <w:sz w:val="20"/>
                <w:szCs w:val="18"/>
              </w:rPr>
              <w:t xml:space="preserve">Il forno deve essere sempre sorvegliato dall’utilizzatore durante il suo normale funzionamento. </w:t>
            </w:r>
          </w:p>
          <w:p w:rsidR="008E2698" w:rsidRDefault="008E2698" w:rsidP="008E269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4F7B73">
              <w:rPr>
                <w:sz w:val="20"/>
                <w:szCs w:val="18"/>
              </w:rPr>
              <w:t xml:space="preserve">La camera di combustione deve sempre rimanere chiusa durante il funzionamento del forno, tranne durante la fase di ricarica del combustibile. </w:t>
            </w:r>
          </w:p>
          <w:p w:rsidR="008E2698" w:rsidRDefault="008E2698" w:rsidP="008E269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4F7B73">
              <w:rPr>
                <w:sz w:val="20"/>
                <w:szCs w:val="18"/>
              </w:rPr>
              <w:t xml:space="preserve">Il forno non deve mai superare la temperatura </w:t>
            </w:r>
            <w:r>
              <w:rPr>
                <w:sz w:val="20"/>
                <w:szCs w:val="18"/>
              </w:rPr>
              <w:t>prevista da libretto</w:t>
            </w:r>
            <w:r w:rsidRPr="004F7B73">
              <w:rPr>
                <w:sz w:val="20"/>
                <w:szCs w:val="18"/>
              </w:rPr>
              <w:t xml:space="preserve">; oltre tale </w:t>
            </w:r>
            <w:r>
              <w:rPr>
                <w:sz w:val="20"/>
                <w:szCs w:val="18"/>
              </w:rPr>
              <w:t xml:space="preserve">limite </w:t>
            </w:r>
            <w:r w:rsidRPr="004F7B73">
              <w:rPr>
                <w:sz w:val="20"/>
                <w:szCs w:val="18"/>
              </w:rPr>
              <w:t>la resa non è ottimizzata e l’apparato può subire danneggiamenti. Per evitare di superare tale soglia, non introdurre legna in quantità superiore</w:t>
            </w:r>
            <w:r>
              <w:rPr>
                <w:sz w:val="20"/>
                <w:szCs w:val="18"/>
              </w:rPr>
              <w:t xml:space="preserve"> a quelle previste</w:t>
            </w:r>
            <w:r w:rsidRPr="004F7B73">
              <w:rPr>
                <w:sz w:val="20"/>
                <w:szCs w:val="18"/>
              </w:rPr>
              <w:t xml:space="preserve">. </w:t>
            </w:r>
          </w:p>
          <w:p w:rsidR="008E2698" w:rsidRDefault="008E2698" w:rsidP="008E269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4F7B73">
              <w:rPr>
                <w:sz w:val="20"/>
                <w:szCs w:val="18"/>
              </w:rPr>
              <w:t>Non introdurre materiale cartaceo, di plastica o di silicone al fine di evitare possibili generazioni di fiamme.</w:t>
            </w:r>
          </w:p>
          <w:p w:rsidR="008E2698" w:rsidRDefault="008E2698" w:rsidP="008E269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4F7B73">
              <w:rPr>
                <w:sz w:val="20"/>
                <w:szCs w:val="18"/>
              </w:rPr>
              <w:t xml:space="preserve">Se si nota emissione di fumo, spegnere l’apparecchio o togliere la spina dell’apparecchio e mantenere la porta chiusa per estinguere eventuali fiamme. </w:t>
            </w:r>
          </w:p>
          <w:p w:rsidR="008E2698" w:rsidRDefault="008E2698" w:rsidP="008E269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4F7B73">
              <w:rPr>
                <w:sz w:val="20"/>
                <w:szCs w:val="18"/>
              </w:rPr>
              <w:t xml:space="preserve">Pulire il forno periodicamente e rimuovere ogni residuo di cibo. Trascurare la pulizia del forno potrebbe causare un deterioramento delle superfici che potrebbe influire negativamente sulla vita dell’apparecchio e portare ad una situazione di pericolo; inoltre, ove applicabile, pulire regolarmente il canale da fumo e della canna fumaria, in particolare controllare la presenza di eventuali ostruzioni prima dell’accensione dell’apparecchio in seguito ad un prolungato non utilizzo dell’apparato. Pulire l’apparato seguendo scrupolosamente le modalità indicate </w:t>
            </w:r>
            <w:r>
              <w:rPr>
                <w:sz w:val="20"/>
                <w:szCs w:val="18"/>
              </w:rPr>
              <w:t>nel</w:t>
            </w:r>
            <w:r w:rsidRPr="004F7B73">
              <w:rPr>
                <w:sz w:val="20"/>
                <w:szCs w:val="18"/>
              </w:rPr>
              <w:t xml:space="preserve"> manuale.</w:t>
            </w:r>
          </w:p>
          <w:p w:rsidR="008E2698" w:rsidRPr="004F7B73" w:rsidRDefault="008E2698" w:rsidP="008E269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4F7B73">
              <w:rPr>
                <w:sz w:val="20"/>
                <w:szCs w:val="18"/>
              </w:rPr>
              <w:t>Dopo l’uso la temperatura del forno rimane a valori elevati per un tempo prolungato. Accertarsi che la temperatura delle pareti interne ed esterne abbia raggiunto la temperatura ambiente prima di agire sull’apparato senza le dovute protezioni</w:t>
            </w:r>
          </w:p>
          <w:p w:rsidR="008E2698" w:rsidRDefault="008E2698" w:rsidP="008E269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lastRenderedPageBreak/>
              <w:t>E</w:t>
            </w:r>
            <w:r w:rsidRPr="004F7B73">
              <w:rPr>
                <w:sz w:val="20"/>
                <w:szCs w:val="18"/>
              </w:rPr>
              <w:t xml:space="preserve">ffettuare ogni volta lo scarico delle ceneri del forno, controllando che non ci siano carboni accesi al fine di evitare ustioni e/o incendi; quindi riporre le ceneri in un contenitore di acciaio o materiale similare. </w:t>
            </w:r>
          </w:p>
          <w:p w:rsidR="008E2698" w:rsidRDefault="008E2698" w:rsidP="008E269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4F7B73">
              <w:rPr>
                <w:sz w:val="20"/>
                <w:szCs w:val="18"/>
              </w:rPr>
              <w:t>Qualsiasi intervento di riparazione, sostituzione o manutenzione straordinaria deve essere eseguito da personale tecnico specializzato ed autorizzato dal costruttore</w:t>
            </w:r>
          </w:p>
          <w:p w:rsidR="008E2698" w:rsidRDefault="008E2698" w:rsidP="008E269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4F7B73">
              <w:rPr>
                <w:sz w:val="20"/>
                <w:szCs w:val="18"/>
              </w:rPr>
              <w:t>Per la risoluzione di ogni problema contattare il rivenditore autorizzato o direttamente l’azienda produttrice.</w:t>
            </w:r>
          </w:p>
          <w:p w:rsidR="008E2698" w:rsidRDefault="008E2698" w:rsidP="008E269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4F7B73">
              <w:rPr>
                <w:sz w:val="20"/>
                <w:szCs w:val="18"/>
              </w:rPr>
              <w:t>Qualsiasi tipo di intervento sull’impiantistica per l’installazione e l’utilizzo del forno va eseguita da personale qualificato</w:t>
            </w:r>
          </w:p>
          <w:p w:rsidR="008E2698" w:rsidRDefault="008E2698" w:rsidP="008E269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4F7B73">
              <w:rPr>
                <w:sz w:val="20"/>
                <w:szCs w:val="18"/>
              </w:rPr>
              <w:t xml:space="preserve">In caso d’incendio utilizzare estintori </w:t>
            </w:r>
            <w:r>
              <w:rPr>
                <w:sz w:val="20"/>
                <w:szCs w:val="18"/>
              </w:rPr>
              <w:t>con caratteristiche idonee (riportate in libretto d’uso e manutenzione)</w:t>
            </w:r>
            <w:r w:rsidRPr="004F7B73">
              <w:rPr>
                <w:sz w:val="20"/>
                <w:szCs w:val="18"/>
              </w:rPr>
              <w:t xml:space="preserve"> </w:t>
            </w:r>
          </w:p>
          <w:p w:rsidR="008E2698" w:rsidRDefault="008E2698" w:rsidP="008E269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proofErr w:type="gramStart"/>
            <w:r w:rsidRPr="004F7B73">
              <w:rPr>
                <w:sz w:val="20"/>
                <w:szCs w:val="18"/>
              </w:rPr>
              <w:t>E’</w:t>
            </w:r>
            <w:proofErr w:type="gramEnd"/>
            <w:r w:rsidRPr="004F7B73">
              <w:rPr>
                <w:sz w:val="20"/>
                <w:szCs w:val="18"/>
              </w:rPr>
              <w:t xml:space="preserve"> inoltre vietato: </w:t>
            </w:r>
          </w:p>
          <w:p w:rsidR="008E2698" w:rsidRDefault="008E2698" w:rsidP="00C95BBA">
            <w:pPr>
              <w:pStyle w:val="Paragrafoelenco"/>
              <w:jc w:val="both"/>
              <w:rPr>
                <w:sz w:val="20"/>
                <w:szCs w:val="18"/>
              </w:rPr>
            </w:pPr>
            <w:r w:rsidRPr="004F7B73">
              <w:rPr>
                <w:sz w:val="20"/>
                <w:szCs w:val="18"/>
              </w:rPr>
              <w:t>• Installare l’apparato con modalità differenti da quelle previste nel</w:t>
            </w:r>
            <w:r>
              <w:rPr>
                <w:sz w:val="20"/>
                <w:szCs w:val="18"/>
              </w:rPr>
              <w:t xml:space="preserve"> </w:t>
            </w:r>
            <w:r w:rsidRPr="004F7B73">
              <w:rPr>
                <w:sz w:val="20"/>
                <w:szCs w:val="18"/>
              </w:rPr>
              <w:t xml:space="preserve">manuale. </w:t>
            </w:r>
          </w:p>
          <w:p w:rsidR="008E2698" w:rsidRDefault="008E2698" w:rsidP="00C95BBA">
            <w:pPr>
              <w:pStyle w:val="Paragrafoelenco"/>
              <w:jc w:val="both"/>
              <w:rPr>
                <w:sz w:val="20"/>
                <w:szCs w:val="18"/>
              </w:rPr>
            </w:pPr>
            <w:r w:rsidRPr="004F7B73">
              <w:rPr>
                <w:sz w:val="20"/>
                <w:szCs w:val="18"/>
              </w:rPr>
              <w:t xml:space="preserve">• Installare l’apparato in presenza di sorgenti che possono causare possibili combustioni (fiamme, sigarette, scintille, </w:t>
            </w:r>
            <w:proofErr w:type="spellStart"/>
            <w:r w:rsidRPr="004F7B73">
              <w:rPr>
                <w:sz w:val="20"/>
                <w:szCs w:val="18"/>
              </w:rPr>
              <w:t>etc</w:t>
            </w:r>
            <w:proofErr w:type="spellEnd"/>
            <w:r w:rsidRPr="004F7B73">
              <w:rPr>
                <w:sz w:val="20"/>
                <w:szCs w:val="18"/>
              </w:rPr>
              <w:t xml:space="preserve">). </w:t>
            </w:r>
          </w:p>
          <w:p w:rsidR="008E2698" w:rsidRDefault="008E2698" w:rsidP="00C95BBA">
            <w:pPr>
              <w:pStyle w:val="Paragrafoelenco"/>
              <w:jc w:val="both"/>
              <w:rPr>
                <w:sz w:val="20"/>
                <w:szCs w:val="18"/>
              </w:rPr>
            </w:pPr>
            <w:r w:rsidRPr="004F7B73">
              <w:rPr>
                <w:sz w:val="20"/>
                <w:szCs w:val="18"/>
              </w:rPr>
              <w:t xml:space="preserve">• Installare l’apparato in zone in cui sono presenti possibili getti d’acqua. </w:t>
            </w:r>
          </w:p>
          <w:p w:rsidR="008E2698" w:rsidRDefault="008E2698" w:rsidP="00C95BBA">
            <w:pPr>
              <w:pStyle w:val="Paragrafoelenco"/>
              <w:jc w:val="both"/>
              <w:rPr>
                <w:sz w:val="20"/>
                <w:szCs w:val="18"/>
              </w:rPr>
            </w:pPr>
            <w:r w:rsidRPr="004F7B73">
              <w:rPr>
                <w:sz w:val="20"/>
                <w:szCs w:val="18"/>
              </w:rPr>
              <w:t xml:space="preserve">• Installare ed utilizzare l’apparato in prossimità di materiale combustibile, infiammabile e/o esplosivo, o in luoghi con atmosfere a rischio d’incendio. </w:t>
            </w:r>
          </w:p>
          <w:p w:rsidR="008E2698" w:rsidRDefault="008E2698" w:rsidP="00C95BBA">
            <w:pPr>
              <w:pStyle w:val="Paragrafoelenco"/>
              <w:jc w:val="both"/>
              <w:rPr>
                <w:sz w:val="20"/>
                <w:szCs w:val="18"/>
              </w:rPr>
            </w:pPr>
            <w:r w:rsidRPr="004F7B73">
              <w:rPr>
                <w:sz w:val="20"/>
                <w:szCs w:val="18"/>
              </w:rPr>
              <w:t xml:space="preserve">• Fumare durante il funzionamento del dispositivo, ed avvinarsi allo stesso con dispositivi che possono generare combustione quali sigarette o accendini accesi, fiamme di vario genere, scintillatori. </w:t>
            </w:r>
          </w:p>
          <w:p w:rsidR="008E2698" w:rsidRDefault="008E2698" w:rsidP="008E269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4F7B73">
              <w:rPr>
                <w:sz w:val="20"/>
                <w:szCs w:val="18"/>
              </w:rPr>
              <w:t xml:space="preserve">Non apportare modifiche all’apparato ed eseguire qualsiasi intervento tecnico non autorizzato dal costruttore. </w:t>
            </w:r>
          </w:p>
          <w:p w:rsidR="008E2698" w:rsidRDefault="008E2698" w:rsidP="008E269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4F7B73">
              <w:rPr>
                <w:sz w:val="20"/>
                <w:szCs w:val="18"/>
              </w:rPr>
              <w:t xml:space="preserve">Ogni intervento tecnico di manutenzione o riparazione deve essere sempre effettuato presso i centri autorizzati dal costruttore. </w:t>
            </w:r>
          </w:p>
          <w:p w:rsidR="008E2698" w:rsidRDefault="008E2698" w:rsidP="008E269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4F7B73">
              <w:rPr>
                <w:sz w:val="20"/>
                <w:szCs w:val="18"/>
              </w:rPr>
              <w:t xml:space="preserve">Non utilizzare accessori diversi da quelli in dotazione all’apparato. </w:t>
            </w:r>
          </w:p>
          <w:p w:rsidR="008E2698" w:rsidRDefault="008E2698" w:rsidP="008E269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4F7B73">
              <w:rPr>
                <w:sz w:val="20"/>
                <w:szCs w:val="18"/>
              </w:rPr>
              <w:t xml:space="preserve">Non utilizzare l’apparato con modalità differenti e/o con scopi diversi da quelli previsti nel presente manuale. </w:t>
            </w:r>
          </w:p>
          <w:p w:rsidR="008E2698" w:rsidRDefault="008E2698" w:rsidP="008E269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4F7B73">
              <w:rPr>
                <w:sz w:val="20"/>
                <w:szCs w:val="18"/>
              </w:rPr>
              <w:t xml:space="preserve">L’apparecchio non deve essere utilizzato come inceneritore. </w:t>
            </w:r>
          </w:p>
          <w:p w:rsidR="008E2698" w:rsidRDefault="008E2698" w:rsidP="008E269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4F7B73">
              <w:rPr>
                <w:sz w:val="20"/>
                <w:szCs w:val="18"/>
              </w:rPr>
              <w:t xml:space="preserve">Non utilizzare combustibili diversi da quelli raccomandati, compresi quelli liquidi. </w:t>
            </w:r>
          </w:p>
          <w:p w:rsidR="008E2698" w:rsidRDefault="008E2698" w:rsidP="008E269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4F7B73">
              <w:rPr>
                <w:sz w:val="20"/>
                <w:szCs w:val="18"/>
              </w:rPr>
              <w:t xml:space="preserve">Non utilizzare l’apparato in condizioni psicofisiche alterate o sotto l’influenza di sostanze alcoliche, stupefacenti o di psicofarmaci. </w:t>
            </w:r>
          </w:p>
          <w:p w:rsidR="008E2698" w:rsidRPr="004F7B73" w:rsidRDefault="008E2698" w:rsidP="008E269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4F7B73">
              <w:rPr>
                <w:sz w:val="20"/>
                <w:szCs w:val="18"/>
              </w:rPr>
              <w:t>Non coprire, danneggiare, rimuovere le targhe presenti sull’apparato.</w:t>
            </w:r>
          </w:p>
          <w:p w:rsidR="008E2698" w:rsidRPr="009E5624" w:rsidRDefault="008E2698" w:rsidP="00C95BBA">
            <w:pPr>
              <w:pStyle w:val="Paragrafoelenco"/>
              <w:suppressAutoHyphens w:val="0"/>
              <w:jc w:val="both"/>
              <w:rPr>
                <w:sz w:val="20"/>
                <w:szCs w:val="18"/>
              </w:rPr>
            </w:pPr>
          </w:p>
        </w:tc>
      </w:tr>
      <w:tr w:rsidR="008E2698" w:rsidRPr="00671D56" w:rsidTr="00C95BBA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E2698" w:rsidRPr="006C1934" w:rsidRDefault="008E2698" w:rsidP="00C95BBA">
            <w:pPr>
              <w:rPr>
                <w:b/>
              </w:rPr>
            </w:pPr>
            <w:r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2698" w:rsidRDefault="008E2698" w:rsidP="00C95BBA">
            <w:ins w:id="0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1B39806B" wp14:editId="08003D53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7" name="Immagine 7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8E2698" w:rsidRDefault="008E2698" w:rsidP="00C95BBA"/>
          <w:p w:rsidR="008E2698" w:rsidRPr="00671D56" w:rsidRDefault="008E2698" w:rsidP="00C95BBA"/>
        </w:tc>
      </w:tr>
      <w:tr w:rsidR="008E2698" w:rsidRPr="00363F34" w:rsidTr="00C95BBA">
        <w:trPr>
          <w:trHeight w:val="144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E2698" w:rsidRDefault="008E2698" w:rsidP="00C95BBA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2698" w:rsidRPr="009E5624" w:rsidRDefault="008E2698" w:rsidP="008E2698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</w:rPr>
            </w:pPr>
            <w:r w:rsidRPr="00366EC5">
              <w:rPr>
                <w:noProof/>
                <w:sz w:val="20"/>
                <w:szCs w:val="20"/>
              </w:rPr>
              <w:t xml:space="preserve">Guanti di protezione </w:t>
            </w:r>
            <w:r>
              <w:rPr>
                <w:noProof/>
                <w:sz w:val="20"/>
                <w:szCs w:val="20"/>
              </w:rPr>
              <w:t>rischio caldo</w:t>
            </w:r>
            <w:r w:rsidRPr="00366EC5">
              <w:rPr>
                <w:noProof/>
                <w:sz w:val="20"/>
                <w:szCs w:val="20"/>
              </w:rPr>
              <w:t xml:space="preserve"> (EN </w:t>
            </w:r>
            <w:r>
              <w:rPr>
                <w:noProof/>
                <w:sz w:val="20"/>
                <w:szCs w:val="20"/>
              </w:rPr>
              <w:t>407</w:t>
            </w:r>
            <w:r w:rsidRPr="00366EC5">
              <w:rPr>
                <w:noProof/>
                <w:sz w:val="20"/>
                <w:szCs w:val="20"/>
              </w:rPr>
              <w:t>)</w:t>
            </w:r>
          </w:p>
          <w:p w:rsidR="008E2698" w:rsidRPr="007B1FB7" w:rsidRDefault="008E2698" w:rsidP="008E2698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>Protezione personale degli occhi (EN 166)</w:t>
            </w:r>
          </w:p>
          <w:p w:rsidR="008E2698" w:rsidRDefault="008E2698" w:rsidP="008E2698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>Scarpa di sicurezza (EN ISO 20345)</w:t>
            </w:r>
          </w:p>
          <w:p w:rsidR="008E2698" w:rsidRPr="00A653D4" w:rsidRDefault="008E2698" w:rsidP="008E2698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A92EEA">
              <w:rPr>
                <w:noProof/>
                <w:sz w:val="20"/>
                <w:szCs w:val="20"/>
              </w:rPr>
              <w:t>Cuffie per alimenti TNT (EN 340)</w:t>
            </w:r>
          </w:p>
          <w:p w:rsidR="008E2698" w:rsidRPr="00363F34" w:rsidRDefault="008E2698" w:rsidP="008E2698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</w:rPr>
            </w:pPr>
            <w:r w:rsidRPr="00A653D4">
              <w:rPr>
                <w:noProof/>
                <w:sz w:val="20"/>
                <w:szCs w:val="20"/>
              </w:rPr>
              <w:t>Tuta da lavoro</w:t>
            </w:r>
          </w:p>
        </w:tc>
      </w:tr>
    </w:tbl>
    <w:p w:rsidR="0026081C" w:rsidRDefault="0026081C"/>
    <w:sectPr w:rsidR="0026081C" w:rsidSect="003708E8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6178E3"/>
    <w:multiLevelType w:val="hybridMultilevel"/>
    <w:tmpl w:val="894209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698"/>
    <w:rsid w:val="0026081C"/>
    <w:rsid w:val="003708E8"/>
    <w:rsid w:val="008E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C277AB3E-881B-874D-BD42-0F302429D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8E2698"/>
    <w:pPr>
      <w:suppressAutoHyphens/>
      <w:autoSpaceDN w:val="0"/>
      <w:textAlignment w:val="baseline"/>
    </w:pPr>
    <w:rPr>
      <w:rFonts w:ascii="Times New Roman" w:eastAsia="Times New Roman" w:hAnsi="Times New Roman" w:cs="Times New Roman"/>
      <w:lang w:eastAsia="it-IT"/>
    </w:rPr>
  </w:style>
  <w:style w:type="paragraph" w:styleId="Titolo3">
    <w:name w:val="heading 3"/>
    <w:basedOn w:val="Normale"/>
    <w:next w:val="Normale"/>
    <w:link w:val="Titolo3Carattere"/>
    <w:rsid w:val="008E2698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8E2698"/>
    <w:rPr>
      <w:rFonts w:ascii="Times New Roman" w:eastAsia="Times New Roman" w:hAnsi="Times New Roman" w:cs="Arial"/>
      <w:b/>
      <w:bCs/>
      <w:color w:val="0000FF"/>
      <w:lang w:eastAsia="it-IT"/>
    </w:rPr>
  </w:style>
  <w:style w:type="paragraph" w:styleId="Paragrafoelenco">
    <w:name w:val="List Paragraph"/>
    <w:basedOn w:val="Normale"/>
    <w:rsid w:val="008E2698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879</Words>
  <Characters>5014</Characters>
  <Application>Microsoft Office Word</Application>
  <DocSecurity>0</DocSecurity>
  <Lines>41</Lines>
  <Paragraphs>11</Paragraphs>
  <ScaleCrop>false</ScaleCrop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Amabili</dc:creator>
  <cp:keywords/>
  <dc:description/>
  <cp:lastModifiedBy>Giorgio Amabili</cp:lastModifiedBy>
  <cp:revision>1</cp:revision>
  <dcterms:created xsi:type="dcterms:W3CDTF">2020-08-18T12:16:00Z</dcterms:created>
  <dcterms:modified xsi:type="dcterms:W3CDTF">2020-08-18T12:16:00Z</dcterms:modified>
</cp:coreProperties>
</file>