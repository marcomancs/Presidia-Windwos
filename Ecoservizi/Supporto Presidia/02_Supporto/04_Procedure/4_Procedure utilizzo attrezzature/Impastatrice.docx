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37224" w:rsidRPr="00FE26E4" w:rsidTr="007A039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7224" w:rsidRPr="00FE26E4" w:rsidRDefault="00F37224" w:rsidP="007A0394">
            <w:pPr>
              <w:pStyle w:val="Titolo3"/>
            </w:pPr>
            <w:bookmarkStart w:id="0" w:name="_Toc11315304"/>
            <w:r>
              <w:t xml:space="preserve">ATTREZZATURE: </w:t>
            </w:r>
            <w:bookmarkEnd w:id="0"/>
            <w:r>
              <w:t xml:space="preserve">IMPASTATRICE </w:t>
            </w:r>
          </w:p>
        </w:tc>
      </w:tr>
      <w:tr w:rsidR="00F37224" w:rsidRPr="005B440D" w:rsidTr="007A039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224" w:rsidRPr="006C1934" w:rsidRDefault="00F37224" w:rsidP="007A039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224" w:rsidRDefault="00F37224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F37224" w:rsidRDefault="00F37224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F37224" w:rsidRPr="00671D56" w:rsidRDefault="00F37224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F37224" w:rsidRPr="00D72098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224" w:rsidRPr="006C1934" w:rsidRDefault="00F37224" w:rsidP="007A039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224" w:rsidRPr="00AC3990" w:rsidRDefault="00F37224" w:rsidP="007A039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F37224" w:rsidRPr="00556339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224" w:rsidRPr="006C1934" w:rsidRDefault="00F37224" w:rsidP="007A039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224" w:rsidRDefault="00F37224" w:rsidP="007A0394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CESOIAMENTO, STRITOLAMENTO </w:t>
            </w:r>
          </w:p>
          <w:p w:rsidR="00F37224" w:rsidRPr="00AC3990" w:rsidRDefault="00F37224" w:rsidP="007A0394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CONTATTI CON PARTI SOTTO TENSIONE</w:t>
            </w:r>
          </w:p>
        </w:tc>
      </w:tr>
      <w:tr w:rsidR="00F37224" w:rsidRPr="00384B27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224" w:rsidRPr="00384B27" w:rsidRDefault="00F37224" w:rsidP="007A0394">
            <w:pPr>
              <w:rPr>
                <w:b/>
                <w:sz w:val="20"/>
                <w:szCs w:val="20"/>
              </w:rPr>
            </w:pPr>
            <w:r w:rsidRPr="00384B27">
              <w:rPr>
                <w:b/>
                <w:sz w:val="20"/>
                <w:szCs w:val="20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Sistemare il macchinario in posizione stabile e sicura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Verificare l’integrità dei collegamenti elettrici e di messa a terra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Verificare il corretto funzionamento e l’integrità degli interruttori e dispositivi elettrici di alimentazione e di manovra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manomettere le protezioni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effettuare operazioni di pulizia, manutenzione, riparazione, lubrificazione su organi in movimento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Verificare l’efficienza dei dispositivi di arresto di emergenza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Utilizzare attrezzature idonee (pale o secchie) per le operazioni di caricamento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usare prolunghe per il collegamento della macchina alla rete di alimentazione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Allacciare la macchina ad una rete provvista di un interruttore differenziale ad alta sensibilità con soglia di intervento Id minore od uguale a 30 </w:t>
            </w:r>
            <w:proofErr w:type="spellStart"/>
            <w:r w:rsidRPr="00384B27">
              <w:rPr>
                <w:sz w:val="20"/>
                <w:szCs w:val="20"/>
              </w:rPr>
              <w:t>mA</w:t>
            </w:r>
            <w:proofErr w:type="spellEnd"/>
            <w:r w:rsidRPr="00384B27">
              <w:rPr>
                <w:sz w:val="20"/>
                <w:szCs w:val="20"/>
              </w:rPr>
              <w:t xml:space="preserve">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Allacciare la macchina ad un impianto di terra con un valore di resistenza atto a garantire una tensione di contatto non superiore a 25 V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Allacciare la macchina alla rete di alimentazione tramite un interruttore generale </w:t>
            </w:r>
            <w:proofErr w:type="spellStart"/>
            <w:r w:rsidRPr="00384B27">
              <w:rPr>
                <w:sz w:val="20"/>
                <w:szCs w:val="20"/>
              </w:rPr>
              <w:t>onnipolare</w:t>
            </w:r>
            <w:proofErr w:type="spellEnd"/>
            <w:r w:rsidRPr="00384B27">
              <w:rPr>
                <w:sz w:val="20"/>
                <w:szCs w:val="20"/>
              </w:rPr>
              <w:t xml:space="preserve"> da parete oppure una presa a spina del tipo interbloccato con caratteristiche indicate dal costruttore della macchina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Mantenere in ordine il proprio posto di lavoro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utilizzare l macchina in ambiente umido, bagnato o insufficientemente illuminato, in vicinanza di liquidi infiammabili o gas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Utilizzare la macchina nell’ambito della potenza di targa e per il solo uso consentito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Vestire in modo adeguato. Non indossare abiti o accessori penduli che possono impigliarsi negli organi in movimento </w:t>
            </w:r>
          </w:p>
          <w:p w:rsidR="00F37224" w:rsidRPr="00384B27" w:rsidRDefault="00F37224" w:rsidP="00F37224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Far riparare la macchina da personale qualificato </w:t>
            </w:r>
          </w:p>
        </w:tc>
      </w:tr>
      <w:tr w:rsidR="00F37224" w:rsidRPr="00384B27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224" w:rsidRPr="00384B27" w:rsidRDefault="00F37224" w:rsidP="007A0394">
            <w:pPr>
              <w:rPr>
                <w:b/>
                <w:sz w:val="20"/>
                <w:szCs w:val="20"/>
              </w:rPr>
            </w:pPr>
            <w:r w:rsidRPr="00384B27">
              <w:rPr>
                <w:b/>
                <w:sz w:val="20"/>
                <w:szCs w:val="20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224" w:rsidRPr="00384B27" w:rsidRDefault="00F37224" w:rsidP="007A0394">
            <w:pPr>
              <w:rPr>
                <w:sz w:val="20"/>
                <w:szCs w:val="20"/>
              </w:rPr>
            </w:pPr>
            <w:ins w:id="1" w:author="Lionel" w:date="2019-02-04T17:57:00Z">
              <w:r w:rsidRPr="00384B2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1312" behindDoc="0" locked="0" layoutInCell="1" allowOverlap="1" wp14:anchorId="52C05292" wp14:editId="372C9BF5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74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 w:rsidRPr="00384B2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0288" behindDoc="0" locked="0" layoutInCell="1" allowOverlap="1" wp14:anchorId="4567D594" wp14:editId="3B7964DC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75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384B2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59264" behindDoc="1" locked="0" layoutInCell="1" allowOverlap="1" wp14:anchorId="3B1F1A73" wp14:editId="33466F0A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6" name="Immagine 7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F37224" w:rsidRPr="00384B27" w:rsidRDefault="00F37224" w:rsidP="007A0394">
            <w:pPr>
              <w:rPr>
                <w:sz w:val="20"/>
                <w:szCs w:val="20"/>
              </w:rPr>
            </w:pPr>
            <w:bookmarkStart w:id="3" w:name="_GoBack"/>
            <w:bookmarkEnd w:id="3"/>
            <w:ins w:id="4" w:author="Lionel" w:date="2019-02-05T10:21:00Z">
              <w:r w:rsidRPr="00384B2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2336" behindDoc="0" locked="0" layoutInCell="1" allowOverlap="1" wp14:anchorId="301EB47E" wp14:editId="24FF01CB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F37224" w:rsidRPr="00384B27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37224" w:rsidRPr="00384B27" w:rsidRDefault="00F37224" w:rsidP="007A0394">
            <w:pPr>
              <w:rPr>
                <w:b/>
                <w:sz w:val="20"/>
                <w:szCs w:val="20"/>
              </w:rPr>
            </w:pPr>
            <w:r w:rsidRPr="00384B27">
              <w:rPr>
                <w:b/>
                <w:sz w:val="20"/>
                <w:szCs w:val="20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224" w:rsidRPr="00384B27" w:rsidRDefault="00F37224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Calzature di sicurezza con suola </w:t>
            </w:r>
            <w:proofErr w:type="spellStart"/>
            <w:r w:rsidRPr="00384B27">
              <w:rPr>
                <w:sz w:val="20"/>
                <w:szCs w:val="20"/>
              </w:rPr>
              <w:t>antiperforazione</w:t>
            </w:r>
            <w:proofErr w:type="spellEnd"/>
            <w:r w:rsidRPr="00384B27">
              <w:rPr>
                <w:sz w:val="20"/>
                <w:szCs w:val="20"/>
              </w:rPr>
              <w:t xml:space="preserve"> </w:t>
            </w:r>
          </w:p>
          <w:p w:rsidR="00F37224" w:rsidRPr="00384B27" w:rsidRDefault="00F37224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Guanti </w:t>
            </w:r>
          </w:p>
          <w:p w:rsidR="00F37224" w:rsidRPr="00384B27" w:rsidRDefault="00F37224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Maschera antipolvere </w:t>
            </w:r>
          </w:p>
          <w:p w:rsidR="00F37224" w:rsidRPr="00384B27" w:rsidRDefault="00F37224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Indumenti protettivi (tute)</w:t>
            </w:r>
          </w:p>
        </w:tc>
      </w:tr>
    </w:tbl>
    <w:p w:rsidR="00F44056" w:rsidRPr="00384B27" w:rsidRDefault="00F44056">
      <w:pPr>
        <w:rPr>
          <w:sz w:val="20"/>
          <w:szCs w:val="20"/>
        </w:rPr>
      </w:pPr>
    </w:p>
    <w:sectPr w:rsidR="00F44056" w:rsidRPr="00384B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938D5"/>
    <w:multiLevelType w:val="hybridMultilevel"/>
    <w:tmpl w:val="29144D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2633A"/>
    <w:multiLevelType w:val="hybridMultilevel"/>
    <w:tmpl w:val="E69A40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364C9"/>
    <w:multiLevelType w:val="hybridMultilevel"/>
    <w:tmpl w:val="6CD45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24"/>
    <w:rsid w:val="00384B27"/>
    <w:rsid w:val="00972410"/>
    <w:rsid w:val="00F37224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270D80-1929-4444-A570-E5CF0990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3722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3722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3722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F3722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2019-06-17T08:22:00Z</dcterms:created>
  <dcterms:modified xsi:type="dcterms:W3CDTF">2019-06-17T09:26:00Z</dcterms:modified>
</cp:coreProperties>
</file>