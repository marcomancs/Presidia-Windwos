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2D3017" w:rsidTr="000F1C44">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2D3017" w:rsidRDefault="002D3017" w:rsidP="000F1C44">
            <w:pPr>
              <w:pStyle w:val="Titolo3"/>
              <w:spacing w:line="256" w:lineRule="auto"/>
              <w:rPr>
                <w:lang w:eastAsia="en-US"/>
              </w:rPr>
            </w:pPr>
            <w:bookmarkStart w:id="0" w:name="_GoBack"/>
            <w:r>
              <w:rPr>
                <w:lang w:eastAsia="en-US"/>
              </w:rPr>
              <w:t xml:space="preserve">ATTREZZATURE: </w:t>
            </w:r>
            <w:r>
              <w:rPr>
                <w:lang w:eastAsia="en-US"/>
              </w:rPr>
              <w:t>FALCIATRICE</w:t>
            </w:r>
          </w:p>
        </w:tc>
      </w:tr>
      <w:tr w:rsidR="002D3017" w:rsidTr="000F1C44">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sz w:val="20"/>
                <w:szCs w:val="20"/>
                <w:lang w:eastAsia="en-US"/>
              </w:rPr>
            </w:pPr>
            <w:r>
              <w:rPr>
                <w:b/>
                <w:sz w:val="20"/>
                <w:szCs w:val="20"/>
                <w:lang w:eastAsia="en-US"/>
              </w:rPr>
              <w:t>Utilizzo improprio dell’attrezzatura.</w:t>
            </w:r>
          </w:p>
          <w:p w:rsidR="002D3017" w:rsidRDefault="002D3017" w:rsidP="000F1C44">
            <w:pPr>
              <w:spacing w:line="256" w:lineRule="auto"/>
              <w:rPr>
                <w:b/>
                <w:sz w:val="20"/>
                <w:szCs w:val="20"/>
                <w:lang w:eastAsia="en-US"/>
              </w:rPr>
            </w:pPr>
            <w:r>
              <w:rPr>
                <w:b/>
                <w:sz w:val="20"/>
                <w:szCs w:val="20"/>
                <w:lang w:eastAsia="en-US"/>
              </w:rPr>
              <w:t>Rischio per incompetenza dell’operatore.</w:t>
            </w:r>
          </w:p>
        </w:tc>
      </w:tr>
      <w:tr w:rsidR="002D3017"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Cs/>
                <w:iCs/>
                <w:sz w:val="20"/>
                <w:szCs w:val="18"/>
                <w:lang w:eastAsia="en-US"/>
              </w:rPr>
            </w:pPr>
            <w:r>
              <w:rPr>
                <w:bCs/>
                <w:iCs/>
                <w:sz w:val="20"/>
                <w:szCs w:val="18"/>
                <w:lang w:eastAsia="en-US"/>
              </w:rPr>
              <w:t>Lavoratori</w:t>
            </w:r>
          </w:p>
        </w:tc>
      </w:tr>
      <w:tr w:rsidR="002D3017"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sz w:val="20"/>
                <w:szCs w:val="20"/>
              </w:rPr>
            </w:pPr>
            <w:r>
              <w:rPr>
                <w:sz w:val="20"/>
                <w:szCs w:val="20"/>
              </w:rPr>
              <w:t xml:space="preserve">CESOIAMENTO E SCHIACCIAMENTO </w:t>
            </w:r>
          </w:p>
          <w:p w:rsidR="002D3017" w:rsidRDefault="002D3017" w:rsidP="000F1C44">
            <w:pPr>
              <w:spacing w:line="256" w:lineRule="auto"/>
              <w:rPr>
                <w:sz w:val="20"/>
                <w:szCs w:val="20"/>
              </w:rPr>
            </w:pPr>
            <w:r>
              <w:rPr>
                <w:sz w:val="20"/>
                <w:szCs w:val="20"/>
              </w:rPr>
              <w:t>PROIEZIONI</w:t>
            </w:r>
          </w:p>
          <w:p w:rsidR="002D3017" w:rsidRDefault="002D3017" w:rsidP="000F1C44">
            <w:pPr>
              <w:spacing w:line="256" w:lineRule="auto"/>
              <w:rPr>
                <w:sz w:val="20"/>
                <w:szCs w:val="20"/>
              </w:rPr>
            </w:pPr>
            <w:r>
              <w:rPr>
                <w:sz w:val="20"/>
                <w:szCs w:val="20"/>
              </w:rPr>
              <w:t xml:space="preserve">IMPIGLIAMENTO E TRASCINAMENTO </w:t>
            </w:r>
          </w:p>
          <w:p w:rsidR="002D3017" w:rsidRDefault="002D3017" w:rsidP="000F1C44">
            <w:pPr>
              <w:spacing w:line="256" w:lineRule="auto"/>
              <w:rPr>
                <w:sz w:val="20"/>
                <w:szCs w:val="18"/>
              </w:rPr>
            </w:pPr>
            <w:r>
              <w:rPr>
                <w:sz w:val="20"/>
                <w:szCs w:val="18"/>
              </w:rPr>
              <w:t xml:space="preserve">INALAZIOE POLVERI, FIBRE, GAS, VAPORI </w:t>
            </w:r>
          </w:p>
          <w:p w:rsidR="002D3017" w:rsidRDefault="002D3017" w:rsidP="000F1C44">
            <w:pPr>
              <w:spacing w:line="256" w:lineRule="auto"/>
              <w:rPr>
                <w:sz w:val="20"/>
                <w:szCs w:val="18"/>
              </w:rPr>
            </w:pPr>
            <w:r>
              <w:rPr>
                <w:sz w:val="20"/>
                <w:szCs w:val="18"/>
              </w:rPr>
              <w:t xml:space="preserve">RUMORE </w:t>
            </w:r>
          </w:p>
          <w:p w:rsidR="002D3017" w:rsidRDefault="002D3017" w:rsidP="000F1C44">
            <w:pPr>
              <w:spacing w:line="256" w:lineRule="auto"/>
              <w:rPr>
                <w:sz w:val="20"/>
                <w:szCs w:val="18"/>
              </w:rPr>
            </w:pPr>
            <w:r>
              <w:rPr>
                <w:sz w:val="20"/>
                <w:szCs w:val="18"/>
              </w:rPr>
              <w:t>VIBRAZIONE</w:t>
            </w:r>
          </w:p>
          <w:p w:rsidR="002D3017" w:rsidRDefault="002D3017" w:rsidP="000F1C44">
            <w:pPr>
              <w:spacing w:line="256" w:lineRule="auto"/>
              <w:rPr>
                <w:sz w:val="20"/>
                <w:szCs w:val="18"/>
              </w:rPr>
            </w:pPr>
            <w:r>
              <w:rPr>
                <w:sz w:val="20"/>
                <w:szCs w:val="18"/>
              </w:rPr>
              <w:t>POSTURE INCONGRUE</w:t>
            </w:r>
          </w:p>
          <w:p w:rsidR="002D3017" w:rsidRDefault="002D3017" w:rsidP="000F1C44">
            <w:pPr>
              <w:spacing w:line="256" w:lineRule="auto"/>
              <w:rPr>
                <w:sz w:val="20"/>
                <w:szCs w:val="18"/>
                <w:lang w:eastAsia="en-US"/>
              </w:rPr>
            </w:pPr>
            <w:r>
              <w:rPr>
                <w:sz w:val="20"/>
                <w:szCs w:val="18"/>
                <w:lang w:eastAsia="en-US"/>
              </w:rPr>
              <w:t xml:space="preserve">MICROCLIMA </w:t>
            </w:r>
          </w:p>
        </w:tc>
      </w:tr>
      <w:tr w:rsidR="002D3017" w:rsidRPr="005A4985"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2D3017" w:rsidRPr="002D3017" w:rsidRDefault="002D3017" w:rsidP="002D3017">
            <w:pPr>
              <w:pStyle w:val="Paragrafoelenco"/>
              <w:numPr>
                <w:ilvl w:val="0"/>
                <w:numId w:val="8"/>
              </w:numPr>
              <w:jc w:val="both"/>
              <w:rPr>
                <w:sz w:val="20"/>
                <w:szCs w:val="20"/>
              </w:rPr>
            </w:pPr>
            <w:r w:rsidRPr="002D3017">
              <w:rPr>
                <w:sz w:val="20"/>
                <w:szCs w:val="20"/>
              </w:rPr>
              <w:t xml:space="preserve">Ispezionare preliminarmente il terreno sul quale si dovrà eseguire il lavoro e rimuovere, se possibile, ogni eventuale ostacolo. </w:t>
            </w:r>
          </w:p>
          <w:p w:rsidR="002D3017" w:rsidRPr="002D3017" w:rsidRDefault="002D3017" w:rsidP="002D3017">
            <w:pPr>
              <w:pStyle w:val="Paragrafoelenco"/>
              <w:numPr>
                <w:ilvl w:val="0"/>
                <w:numId w:val="8"/>
              </w:numPr>
              <w:jc w:val="both"/>
              <w:rPr>
                <w:sz w:val="20"/>
                <w:szCs w:val="20"/>
              </w:rPr>
            </w:pPr>
            <w:r w:rsidRPr="002D3017">
              <w:rPr>
                <w:sz w:val="20"/>
                <w:szCs w:val="20"/>
              </w:rPr>
              <w:t xml:space="preserve">Accertarsi delle condizioni del terreno e della coltura, tenendo presente che con prodotto bagnato non si può operare. </w:t>
            </w:r>
          </w:p>
          <w:p w:rsidR="002D3017" w:rsidRPr="002D3017" w:rsidRDefault="002D3017" w:rsidP="002D3017">
            <w:pPr>
              <w:pStyle w:val="Paragrafoelenco"/>
              <w:numPr>
                <w:ilvl w:val="0"/>
                <w:numId w:val="8"/>
              </w:numPr>
              <w:jc w:val="both"/>
              <w:rPr>
                <w:sz w:val="20"/>
                <w:szCs w:val="20"/>
              </w:rPr>
            </w:pPr>
            <w:r w:rsidRPr="002D3017">
              <w:rPr>
                <w:sz w:val="20"/>
                <w:szCs w:val="20"/>
              </w:rPr>
              <w:t>Ricordarsi che su terreni declivi è preferibile lavorare in salita secondo il senso della massima pendenza.</w:t>
            </w:r>
          </w:p>
          <w:p w:rsidR="002D3017" w:rsidRPr="002D3017" w:rsidRDefault="002D3017" w:rsidP="002D3017">
            <w:pPr>
              <w:pStyle w:val="Paragrafoelenco"/>
              <w:numPr>
                <w:ilvl w:val="0"/>
                <w:numId w:val="8"/>
              </w:numPr>
              <w:jc w:val="both"/>
              <w:rPr>
                <w:sz w:val="20"/>
                <w:szCs w:val="20"/>
              </w:rPr>
            </w:pPr>
            <w:r w:rsidRPr="002D3017">
              <w:rPr>
                <w:sz w:val="20"/>
                <w:szCs w:val="20"/>
              </w:rPr>
              <w:t xml:space="preserve">Prima di avviare il motore della trattrice accertarsi che il cambio sia in folle. </w:t>
            </w:r>
          </w:p>
          <w:p w:rsidR="002D3017" w:rsidRPr="002D3017" w:rsidRDefault="002D3017" w:rsidP="002D3017">
            <w:pPr>
              <w:pStyle w:val="Paragrafoelenco"/>
              <w:numPr>
                <w:ilvl w:val="0"/>
                <w:numId w:val="8"/>
              </w:numPr>
              <w:jc w:val="both"/>
              <w:rPr>
                <w:sz w:val="20"/>
                <w:szCs w:val="20"/>
              </w:rPr>
            </w:pPr>
            <w:r w:rsidRPr="002D3017">
              <w:rPr>
                <w:sz w:val="20"/>
                <w:szCs w:val="20"/>
              </w:rPr>
              <w:t xml:space="preserve">Prestare attenzione nei trasferimenti, in particolare se si opera su terreni accidentati. </w:t>
            </w:r>
          </w:p>
          <w:p w:rsidR="002D3017" w:rsidRPr="002D3017" w:rsidRDefault="002D3017" w:rsidP="002D3017">
            <w:pPr>
              <w:pStyle w:val="Paragrafoelenco"/>
              <w:numPr>
                <w:ilvl w:val="0"/>
                <w:numId w:val="8"/>
              </w:numPr>
              <w:jc w:val="both"/>
              <w:rPr>
                <w:sz w:val="20"/>
                <w:szCs w:val="20"/>
              </w:rPr>
            </w:pPr>
            <w:r w:rsidRPr="002D3017">
              <w:rPr>
                <w:sz w:val="20"/>
                <w:szCs w:val="20"/>
              </w:rPr>
              <w:t xml:space="preserve">Nel caso in cui nel lavoro si avvertano colpi o vibrazioni anomale della macchina spegnere immediatamente il motore della trattrice ed accertarsi delle cause. </w:t>
            </w:r>
          </w:p>
          <w:p w:rsidR="002D3017" w:rsidRPr="002D3017" w:rsidRDefault="002D3017" w:rsidP="002D3017">
            <w:pPr>
              <w:pStyle w:val="Paragrafoelenco"/>
              <w:numPr>
                <w:ilvl w:val="0"/>
                <w:numId w:val="8"/>
              </w:numPr>
              <w:jc w:val="both"/>
              <w:rPr>
                <w:sz w:val="20"/>
                <w:szCs w:val="20"/>
              </w:rPr>
            </w:pPr>
            <w:r w:rsidRPr="002D3017">
              <w:rPr>
                <w:sz w:val="20"/>
                <w:szCs w:val="20"/>
              </w:rPr>
              <w:t>Assicurarsi che intorno alla macchina non vi siano altre person</w:t>
            </w:r>
            <w:r>
              <w:rPr>
                <w:sz w:val="20"/>
                <w:szCs w:val="20"/>
              </w:rPr>
              <w:t>e</w:t>
            </w:r>
            <w:r w:rsidRPr="002D3017">
              <w:rPr>
                <w:sz w:val="20"/>
                <w:szCs w:val="20"/>
              </w:rPr>
              <w:t xml:space="preserve">: particolare attenzione va posta ai bambini e agli animali domestici, è opportuno mantenere una distanza di qualche decina di metri. </w:t>
            </w:r>
          </w:p>
          <w:p w:rsidR="002D3017" w:rsidRPr="002D3017" w:rsidRDefault="002D3017" w:rsidP="002D3017">
            <w:pPr>
              <w:pStyle w:val="Paragrafoelenco"/>
              <w:numPr>
                <w:ilvl w:val="0"/>
                <w:numId w:val="8"/>
              </w:numPr>
              <w:jc w:val="both"/>
              <w:rPr>
                <w:sz w:val="20"/>
                <w:szCs w:val="20"/>
              </w:rPr>
            </w:pPr>
            <w:r w:rsidRPr="002D3017">
              <w:rPr>
                <w:sz w:val="20"/>
                <w:szCs w:val="20"/>
              </w:rPr>
              <w:t xml:space="preserve">Prima di avviare il motore accertarsi che tutte le protezioni siano fissate nella loro posizione. </w:t>
            </w:r>
          </w:p>
          <w:p w:rsidR="002D3017" w:rsidRPr="002D3017" w:rsidRDefault="002D3017" w:rsidP="002D3017">
            <w:pPr>
              <w:pStyle w:val="Paragrafoelenco"/>
              <w:numPr>
                <w:ilvl w:val="0"/>
                <w:numId w:val="8"/>
              </w:numPr>
              <w:jc w:val="both"/>
              <w:rPr>
                <w:sz w:val="20"/>
                <w:szCs w:val="20"/>
              </w:rPr>
            </w:pPr>
            <w:r w:rsidRPr="002D3017">
              <w:rPr>
                <w:sz w:val="20"/>
                <w:szCs w:val="20"/>
              </w:rPr>
              <w:t xml:space="preserve">Per il lavoro scegliere una velocità di avanzamento che sia compatibile con le condizioni del suolo. </w:t>
            </w:r>
          </w:p>
          <w:p w:rsidR="002D3017" w:rsidRPr="002D3017" w:rsidRDefault="002D3017" w:rsidP="002D3017">
            <w:pPr>
              <w:pStyle w:val="Paragrafoelenco"/>
              <w:numPr>
                <w:ilvl w:val="0"/>
                <w:numId w:val="8"/>
              </w:numPr>
              <w:jc w:val="both"/>
              <w:rPr>
                <w:sz w:val="20"/>
                <w:szCs w:val="20"/>
              </w:rPr>
            </w:pPr>
            <w:r w:rsidRPr="002D3017">
              <w:rPr>
                <w:sz w:val="20"/>
                <w:szCs w:val="20"/>
              </w:rPr>
              <w:t xml:space="preserve">La polvere creata dall'impiego della macchina può causare problemi respiratori all'operatore. </w:t>
            </w:r>
            <w:proofErr w:type="gramStart"/>
            <w:r w:rsidRPr="002D3017">
              <w:rPr>
                <w:sz w:val="20"/>
                <w:szCs w:val="20"/>
              </w:rPr>
              <w:t>E'</w:t>
            </w:r>
            <w:proofErr w:type="gramEnd"/>
            <w:r w:rsidRPr="002D3017">
              <w:rPr>
                <w:sz w:val="20"/>
                <w:szCs w:val="20"/>
              </w:rPr>
              <w:t xml:space="preserve"> pertanto buona norma tenere chiuse porte e finestre della cabina durante il lavoro. In caso di assenza della cabina di lavoro è consigliabile l'uso di mascherine di protezione e di indumenti che coprano al massimo il corpo per evitare irritazioni cutanee. </w:t>
            </w:r>
          </w:p>
          <w:p w:rsidR="002D3017" w:rsidRPr="002D3017" w:rsidRDefault="002D3017" w:rsidP="002D3017">
            <w:pPr>
              <w:pStyle w:val="Paragrafoelenco"/>
              <w:numPr>
                <w:ilvl w:val="0"/>
                <w:numId w:val="8"/>
              </w:numPr>
              <w:jc w:val="both"/>
              <w:rPr>
                <w:sz w:val="20"/>
                <w:szCs w:val="20"/>
              </w:rPr>
            </w:pPr>
            <w:r w:rsidRPr="002D3017">
              <w:rPr>
                <w:sz w:val="20"/>
                <w:szCs w:val="20"/>
              </w:rPr>
              <w:t xml:space="preserve">Durante il lavoro, soprattutto con colture che raggiungono una considerevole altezza, fare attenzione alla eventuale presenza di persone ed animali. </w:t>
            </w:r>
          </w:p>
          <w:p w:rsidR="002D3017" w:rsidRPr="002D3017" w:rsidRDefault="002D3017" w:rsidP="002D3017">
            <w:pPr>
              <w:pStyle w:val="Paragrafoelenco"/>
              <w:numPr>
                <w:ilvl w:val="0"/>
                <w:numId w:val="8"/>
              </w:numPr>
              <w:jc w:val="both"/>
              <w:rPr>
                <w:sz w:val="20"/>
                <w:szCs w:val="20"/>
              </w:rPr>
            </w:pPr>
            <w:r w:rsidRPr="002D3017">
              <w:rPr>
                <w:sz w:val="20"/>
                <w:szCs w:val="20"/>
              </w:rPr>
              <w:t xml:space="preserve">Evitare di affrontare le curve in velocità. Fare attenzione ad eventuali problemi di instabilità della macchina quando sollevate la falciatrice per spostarvi da un appezzamento all'altro, se si opera su terreno in pendenza. Operando secondo linee di livello, la svolta è consigliabile venga sempre effettuata verso monte. </w:t>
            </w:r>
          </w:p>
          <w:p w:rsidR="002D3017" w:rsidRPr="002D3017" w:rsidRDefault="002D3017" w:rsidP="002D3017">
            <w:pPr>
              <w:pStyle w:val="Paragrafoelenco"/>
              <w:numPr>
                <w:ilvl w:val="0"/>
                <w:numId w:val="8"/>
              </w:numPr>
              <w:jc w:val="both"/>
              <w:rPr>
                <w:sz w:val="20"/>
                <w:szCs w:val="20"/>
              </w:rPr>
            </w:pPr>
            <w:r w:rsidRPr="002D3017">
              <w:rPr>
                <w:sz w:val="20"/>
                <w:szCs w:val="20"/>
              </w:rPr>
              <w:t>In caso di stazionamento sul campo appoggiare sul terreno la barra falciante e spegnere il motore, togliere la chiave lasciando inserita la marcia, azionando il freno a mano prima di scendere.</w:t>
            </w:r>
          </w:p>
          <w:p w:rsidR="002D3017" w:rsidRPr="002D3017" w:rsidRDefault="002D3017" w:rsidP="002D3017">
            <w:pPr>
              <w:pStyle w:val="Paragrafoelenco"/>
              <w:numPr>
                <w:ilvl w:val="0"/>
                <w:numId w:val="8"/>
              </w:numPr>
              <w:jc w:val="both"/>
              <w:rPr>
                <w:sz w:val="20"/>
                <w:szCs w:val="20"/>
              </w:rPr>
            </w:pPr>
            <w:r w:rsidRPr="002D3017">
              <w:rPr>
                <w:sz w:val="20"/>
                <w:szCs w:val="20"/>
              </w:rPr>
              <w:t>La falciatrice è dotata di un telo protettivo e di un riparo rigido che previene il lancio di materiale. Le protezioni danneggiate o mancanti devono essere sostituire o reintegrate immediatamente.</w:t>
            </w:r>
          </w:p>
          <w:p w:rsidR="002D3017" w:rsidRPr="002D3017" w:rsidRDefault="002D3017" w:rsidP="002D3017">
            <w:pPr>
              <w:pStyle w:val="Paragrafoelenco"/>
              <w:numPr>
                <w:ilvl w:val="0"/>
                <w:numId w:val="8"/>
              </w:numPr>
              <w:jc w:val="both"/>
              <w:rPr>
                <w:sz w:val="20"/>
                <w:szCs w:val="20"/>
              </w:rPr>
            </w:pPr>
            <w:r w:rsidRPr="002D3017">
              <w:rPr>
                <w:sz w:val="20"/>
                <w:szCs w:val="20"/>
              </w:rPr>
              <w:t>Questo dispositivo di sicurezza (M) è stato concepito per permettere alla barra, quando incontra un ostacolo, di arretrare automaticamente di 45°. Quando ciò accade, disinnestate la presa di forza e arrestate immediatamente il trattore; effettuate una breve retromarcia, in modo che il dispositivo di sicurezza, scattando, ritorni nella sua posizione normale. Questo sistema ha una taratura standard, per l'ottimale funzionamento, che è già stata regolata dalla casa costruttrice. Mantenete questo dispositivo sempre in efficienza, controllandolo periodicamente; regolando, solo se necessario, il precarico della molla.</w:t>
            </w:r>
          </w:p>
          <w:p w:rsidR="002D3017" w:rsidRPr="002D3017" w:rsidRDefault="002D3017" w:rsidP="002D3017">
            <w:pPr>
              <w:pStyle w:val="Paragrafoelenco"/>
              <w:numPr>
                <w:ilvl w:val="0"/>
                <w:numId w:val="8"/>
              </w:numPr>
              <w:jc w:val="both"/>
              <w:rPr>
                <w:sz w:val="20"/>
                <w:szCs w:val="20"/>
              </w:rPr>
            </w:pPr>
            <w:r w:rsidRPr="002D3017">
              <w:rPr>
                <w:sz w:val="20"/>
                <w:szCs w:val="20"/>
              </w:rPr>
              <w:t xml:space="preserve">Prima di ogni operazione verificare il corretto bloccaggio tridimensionale dell'operatrice. </w:t>
            </w:r>
          </w:p>
          <w:p w:rsidR="002D3017" w:rsidRPr="002D3017" w:rsidRDefault="002D3017" w:rsidP="002D3017">
            <w:pPr>
              <w:pStyle w:val="Paragrafoelenco"/>
              <w:numPr>
                <w:ilvl w:val="0"/>
                <w:numId w:val="8"/>
              </w:numPr>
              <w:jc w:val="both"/>
              <w:rPr>
                <w:sz w:val="20"/>
                <w:szCs w:val="20"/>
              </w:rPr>
            </w:pPr>
            <w:r w:rsidRPr="002D3017">
              <w:rPr>
                <w:sz w:val="20"/>
                <w:szCs w:val="20"/>
              </w:rPr>
              <w:lastRenderedPageBreak/>
              <w:t>Gli spostamenti in assenza di visibilità da parte del conducente</w:t>
            </w:r>
            <w:r w:rsidRPr="002D3017">
              <w:rPr>
                <w:sz w:val="20"/>
                <w:szCs w:val="20"/>
              </w:rPr>
              <w:t xml:space="preserve"> sono consentiti solo se opportunamente guidati da personale d'ausilio a terra che fornisca indicazioni sul percorso. </w:t>
            </w:r>
          </w:p>
          <w:p w:rsidR="002D3017" w:rsidRPr="002D3017" w:rsidRDefault="002D3017" w:rsidP="002D3017">
            <w:pPr>
              <w:pStyle w:val="Paragrafoelenco"/>
              <w:numPr>
                <w:ilvl w:val="0"/>
                <w:numId w:val="8"/>
              </w:numPr>
              <w:jc w:val="both"/>
              <w:rPr>
                <w:sz w:val="20"/>
                <w:szCs w:val="20"/>
              </w:rPr>
            </w:pPr>
            <w:r w:rsidRPr="002D3017">
              <w:rPr>
                <w:sz w:val="20"/>
                <w:szCs w:val="20"/>
              </w:rPr>
              <w:t xml:space="preserve">Tenere lo sguardo rivolto nella direzione di marcia. </w:t>
            </w:r>
          </w:p>
          <w:p w:rsidR="002D3017" w:rsidRPr="002D3017" w:rsidRDefault="002D3017" w:rsidP="002D3017">
            <w:pPr>
              <w:pStyle w:val="Paragrafoelenco"/>
              <w:numPr>
                <w:ilvl w:val="0"/>
                <w:numId w:val="8"/>
              </w:numPr>
              <w:jc w:val="both"/>
              <w:rPr>
                <w:sz w:val="20"/>
                <w:szCs w:val="20"/>
              </w:rPr>
            </w:pPr>
            <w:r w:rsidRPr="002D3017">
              <w:rPr>
                <w:sz w:val="20"/>
                <w:szCs w:val="20"/>
              </w:rPr>
              <w:t>Prestare attenzione ai cartelli segnalatori e rispettare le loro indicazioni.</w:t>
            </w:r>
          </w:p>
          <w:p w:rsidR="002D3017" w:rsidRPr="002D3017" w:rsidRDefault="002D3017" w:rsidP="002D3017">
            <w:pPr>
              <w:pStyle w:val="Paragrafoelenco"/>
              <w:numPr>
                <w:ilvl w:val="0"/>
                <w:numId w:val="8"/>
              </w:numPr>
              <w:jc w:val="both"/>
              <w:rPr>
                <w:sz w:val="20"/>
                <w:szCs w:val="20"/>
              </w:rPr>
            </w:pPr>
            <w:r w:rsidRPr="002D3017">
              <w:rPr>
                <w:sz w:val="20"/>
                <w:szCs w:val="20"/>
              </w:rPr>
              <w:t>Rallentare agli incroci, alle svolte, specie ad angolo cieco, agli ingressi nei locali, ai passaggi a livello e a quelli pedonali, lungo le rampe o passerelle, su pavimenti bagnati o scivolosi, quando si presenta terreno accidentato con avvallamenti, buche, ostacoli o pendenze notevoli.</w:t>
            </w:r>
          </w:p>
        </w:tc>
      </w:tr>
      <w:tr w:rsidR="002D3017" w:rsidTr="000F1C4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2D3017" w:rsidRDefault="002D3017" w:rsidP="000F1C44">
            <w:pPr>
              <w:spacing w:line="256" w:lineRule="auto"/>
              <w:rPr>
                <w:lang w:eastAsia="en-US"/>
              </w:rPr>
            </w:pPr>
          </w:p>
          <w:p w:rsidR="002D3017" w:rsidRDefault="002D3017" w:rsidP="000F1C44">
            <w:pPr>
              <w:spacing w:line="256" w:lineRule="auto"/>
              <w:rPr>
                <w:lang w:eastAsia="en-US"/>
              </w:rPr>
            </w:pPr>
            <w:ins w:id="1" w:author="Lionel" w:date="2019-02-05T10:21:00Z">
              <w:r>
                <w:rPr>
                  <w:noProof/>
                </w:rPr>
                <w:drawing>
                  <wp:anchor distT="0" distB="0" distL="114300" distR="114300" simplePos="0" relativeHeight="251660288" behindDoc="0" locked="0" layoutInCell="1" allowOverlap="1" wp14:anchorId="301A3417" wp14:editId="784D11B2">
                    <wp:simplePos x="0" y="0"/>
                    <wp:positionH relativeFrom="column">
                      <wp:posOffset>1546860</wp:posOffset>
                    </wp:positionH>
                    <wp:positionV relativeFrom="paragraph">
                      <wp:posOffset>342900</wp:posOffset>
                    </wp:positionV>
                    <wp:extent cx="1546860" cy="552450"/>
                    <wp:effectExtent l="0" t="0" r="0" b="0"/>
                    <wp:wrapSquare wrapText="bothSides"/>
                    <wp:docPr id="2" name="Immagine 2"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6860" cy="552450"/>
                            </a:xfrm>
                            <a:prstGeom prst="rect">
                              <a:avLst/>
                            </a:prstGeom>
                            <a:noFill/>
                            <a:ln>
                              <a:noFill/>
                            </a:ln>
                          </pic:spPr>
                        </pic:pic>
                      </a:graphicData>
                    </a:graphic>
                    <wp14:sizeRelH relativeFrom="page">
                      <wp14:pctWidth>0</wp14:pctWidth>
                    </wp14:sizeRelH>
                    <wp14:sizeRelV relativeFrom="page">
                      <wp14:pctHeight>0</wp14:pctHeight>
                    </wp14:sizeRelV>
                  </wp:anchor>
                </w:drawing>
              </w:r>
            </w:ins>
            <w:ins w:id="2" w:author="Lionel" w:date="2019-02-04T17:45:00Z">
              <w:r>
                <w:rPr>
                  <w:noProof/>
                </w:rPr>
                <w:drawing>
                  <wp:anchor distT="0" distB="0" distL="114300" distR="114300" simplePos="0" relativeHeight="251659264" behindDoc="0" locked="0" layoutInCell="1" allowOverlap="1" wp14:anchorId="3FACD479" wp14:editId="645FF4B4">
                    <wp:simplePos x="0" y="0"/>
                    <wp:positionH relativeFrom="column">
                      <wp:posOffset>0</wp:posOffset>
                    </wp:positionH>
                    <wp:positionV relativeFrom="paragraph">
                      <wp:posOffset>382905</wp:posOffset>
                    </wp:positionV>
                    <wp:extent cx="1524000" cy="542925"/>
                    <wp:effectExtent l="0" t="0" r="0" b="9525"/>
                    <wp:wrapSquare wrapText="bothSides"/>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2D3017" w:rsidRPr="006649D3" w:rsidTr="000F1C4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D3017" w:rsidRDefault="002D3017" w:rsidP="000F1C44">
            <w:pPr>
              <w:numPr>
                <w:ilvl w:val="0"/>
                <w:numId w:val="1"/>
              </w:numPr>
              <w:autoSpaceDN w:val="0"/>
              <w:spacing w:line="256" w:lineRule="auto"/>
              <w:rPr>
                <w:noProof/>
                <w:sz w:val="20"/>
                <w:szCs w:val="20"/>
                <w:lang w:eastAsia="en-US"/>
              </w:rPr>
            </w:pPr>
            <w:r>
              <w:rPr>
                <w:noProof/>
                <w:sz w:val="20"/>
                <w:szCs w:val="20"/>
                <w:lang w:eastAsia="en-US"/>
              </w:rPr>
              <w:t xml:space="preserve">Mascherina </w:t>
            </w:r>
          </w:p>
          <w:p w:rsidR="002D3017" w:rsidRDefault="002D3017" w:rsidP="000F1C44">
            <w:pPr>
              <w:numPr>
                <w:ilvl w:val="0"/>
                <w:numId w:val="1"/>
              </w:numPr>
              <w:autoSpaceDN w:val="0"/>
              <w:spacing w:line="256" w:lineRule="auto"/>
              <w:rPr>
                <w:noProof/>
                <w:sz w:val="20"/>
                <w:szCs w:val="20"/>
                <w:lang w:eastAsia="en-US"/>
              </w:rPr>
            </w:pPr>
            <w:r>
              <w:rPr>
                <w:noProof/>
                <w:sz w:val="20"/>
                <w:szCs w:val="20"/>
                <w:lang w:eastAsia="en-US"/>
              </w:rPr>
              <w:t xml:space="preserve">Tuta di protezione </w:t>
            </w:r>
          </w:p>
          <w:p w:rsidR="002D3017" w:rsidRDefault="002D3017" w:rsidP="000F1C44">
            <w:pPr>
              <w:numPr>
                <w:ilvl w:val="0"/>
                <w:numId w:val="1"/>
              </w:numPr>
              <w:autoSpaceDN w:val="0"/>
              <w:spacing w:line="256" w:lineRule="auto"/>
              <w:rPr>
                <w:noProof/>
                <w:sz w:val="20"/>
                <w:szCs w:val="20"/>
                <w:lang w:eastAsia="en-US"/>
              </w:rPr>
            </w:pPr>
            <w:r>
              <w:rPr>
                <w:noProof/>
                <w:sz w:val="20"/>
                <w:szCs w:val="20"/>
                <w:lang w:eastAsia="en-US"/>
              </w:rPr>
              <w:t xml:space="preserve">Scarpe antinfortunistiche </w:t>
            </w:r>
          </w:p>
          <w:p w:rsidR="002D3017" w:rsidRDefault="002D3017" w:rsidP="000F1C44">
            <w:pPr>
              <w:numPr>
                <w:ilvl w:val="0"/>
                <w:numId w:val="1"/>
              </w:numPr>
              <w:autoSpaceDN w:val="0"/>
              <w:spacing w:line="256" w:lineRule="auto"/>
              <w:rPr>
                <w:noProof/>
                <w:sz w:val="20"/>
                <w:szCs w:val="20"/>
                <w:lang w:eastAsia="en-US"/>
              </w:rPr>
            </w:pPr>
            <w:r>
              <w:rPr>
                <w:noProof/>
                <w:sz w:val="20"/>
                <w:szCs w:val="20"/>
                <w:lang w:eastAsia="en-US"/>
              </w:rPr>
              <w:t xml:space="preserve">Guanti in crosta </w:t>
            </w:r>
          </w:p>
          <w:p w:rsidR="002D3017" w:rsidRDefault="002D3017" w:rsidP="000F1C44">
            <w:pPr>
              <w:numPr>
                <w:ilvl w:val="0"/>
                <w:numId w:val="1"/>
              </w:numPr>
              <w:autoSpaceDN w:val="0"/>
              <w:spacing w:line="256" w:lineRule="auto"/>
              <w:rPr>
                <w:noProof/>
                <w:sz w:val="20"/>
                <w:szCs w:val="20"/>
                <w:lang w:eastAsia="en-US"/>
              </w:rPr>
            </w:pPr>
            <w:r>
              <w:rPr>
                <w:noProof/>
                <w:sz w:val="20"/>
                <w:szCs w:val="20"/>
                <w:lang w:eastAsia="en-US"/>
              </w:rPr>
              <w:t xml:space="preserve">Occhiali di protezione </w:t>
            </w:r>
          </w:p>
          <w:p w:rsidR="002D3017" w:rsidRPr="006649D3" w:rsidRDefault="002D3017" w:rsidP="000F1C44">
            <w:pPr>
              <w:numPr>
                <w:ilvl w:val="0"/>
                <w:numId w:val="1"/>
              </w:numPr>
              <w:autoSpaceDN w:val="0"/>
              <w:spacing w:line="256" w:lineRule="auto"/>
              <w:rPr>
                <w:noProof/>
                <w:sz w:val="20"/>
                <w:szCs w:val="20"/>
                <w:lang w:eastAsia="en-US"/>
              </w:rPr>
            </w:pPr>
            <w:r>
              <w:rPr>
                <w:noProof/>
                <w:sz w:val="20"/>
                <w:szCs w:val="20"/>
                <w:lang w:eastAsia="en-US"/>
              </w:rPr>
              <w:t xml:space="preserve">Otoprotettori  </w:t>
            </w:r>
          </w:p>
        </w:tc>
      </w:tr>
      <w:bookmarkEnd w:id="0"/>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3725E"/>
    <w:multiLevelType w:val="hybridMultilevel"/>
    <w:tmpl w:val="B8BC92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8C15FD3"/>
    <w:multiLevelType w:val="hybridMultilevel"/>
    <w:tmpl w:val="E0B64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ACC310E"/>
    <w:multiLevelType w:val="hybridMultilevel"/>
    <w:tmpl w:val="C15A2D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DC0766"/>
    <w:multiLevelType w:val="hybridMultilevel"/>
    <w:tmpl w:val="07081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B8E19FE"/>
    <w:multiLevelType w:val="hybridMultilevel"/>
    <w:tmpl w:val="948C51BC"/>
    <w:lvl w:ilvl="0" w:tplc="0410000D">
      <w:start w:val="1"/>
      <w:numFmt w:val="bullet"/>
      <w:lvlText w:val=""/>
      <w:lvlJc w:val="left"/>
      <w:pPr>
        <w:ind w:left="2344" w:hanging="360"/>
      </w:pPr>
      <w:rPr>
        <w:rFonts w:ascii="Wingdings" w:hAnsi="Wingdings" w:hint="default"/>
      </w:rPr>
    </w:lvl>
    <w:lvl w:ilvl="1" w:tplc="04100003" w:tentative="1">
      <w:start w:val="1"/>
      <w:numFmt w:val="bullet"/>
      <w:lvlText w:val="o"/>
      <w:lvlJc w:val="left"/>
      <w:pPr>
        <w:ind w:left="3064" w:hanging="360"/>
      </w:pPr>
      <w:rPr>
        <w:rFonts w:ascii="Courier New" w:hAnsi="Courier New" w:cs="Courier New" w:hint="default"/>
      </w:rPr>
    </w:lvl>
    <w:lvl w:ilvl="2" w:tplc="04100005" w:tentative="1">
      <w:start w:val="1"/>
      <w:numFmt w:val="bullet"/>
      <w:lvlText w:val=""/>
      <w:lvlJc w:val="left"/>
      <w:pPr>
        <w:ind w:left="3784" w:hanging="360"/>
      </w:pPr>
      <w:rPr>
        <w:rFonts w:ascii="Wingdings" w:hAnsi="Wingdings" w:hint="default"/>
      </w:rPr>
    </w:lvl>
    <w:lvl w:ilvl="3" w:tplc="04100001" w:tentative="1">
      <w:start w:val="1"/>
      <w:numFmt w:val="bullet"/>
      <w:lvlText w:val=""/>
      <w:lvlJc w:val="left"/>
      <w:pPr>
        <w:ind w:left="4504" w:hanging="360"/>
      </w:pPr>
      <w:rPr>
        <w:rFonts w:ascii="Symbol" w:hAnsi="Symbol" w:hint="default"/>
      </w:rPr>
    </w:lvl>
    <w:lvl w:ilvl="4" w:tplc="04100003" w:tentative="1">
      <w:start w:val="1"/>
      <w:numFmt w:val="bullet"/>
      <w:lvlText w:val="o"/>
      <w:lvlJc w:val="left"/>
      <w:pPr>
        <w:ind w:left="5224" w:hanging="360"/>
      </w:pPr>
      <w:rPr>
        <w:rFonts w:ascii="Courier New" w:hAnsi="Courier New" w:cs="Courier New" w:hint="default"/>
      </w:rPr>
    </w:lvl>
    <w:lvl w:ilvl="5" w:tplc="04100005" w:tentative="1">
      <w:start w:val="1"/>
      <w:numFmt w:val="bullet"/>
      <w:lvlText w:val=""/>
      <w:lvlJc w:val="left"/>
      <w:pPr>
        <w:ind w:left="5944" w:hanging="360"/>
      </w:pPr>
      <w:rPr>
        <w:rFonts w:ascii="Wingdings" w:hAnsi="Wingdings" w:hint="default"/>
      </w:rPr>
    </w:lvl>
    <w:lvl w:ilvl="6" w:tplc="04100001" w:tentative="1">
      <w:start w:val="1"/>
      <w:numFmt w:val="bullet"/>
      <w:lvlText w:val=""/>
      <w:lvlJc w:val="left"/>
      <w:pPr>
        <w:ind w:left="6664" w:hanging="360"/>
      </w:pPr>
      <w:rPr>
        <w:rFonts w:ascii="Symbol" w:hAnsi="Symbol" w:hint="default"/>
      </w:rPr>
    </w:lvl>
    <w:lvl w:ilvl="7" w:tplc="04100003" w:tentative="1">
      <w:start w:val="1"/>
      <w:numFmt w:val="bullet"/>
      <w:lvlText w:val="o"/>
      <w:lvlJc w:val="left"/>
      <w:pPr>
        <w:ind w:left="7384" w:hanging="360"/>
      </w:pPr>
      <w:rPr>
        <w:rFonts w:ascii="Courier New" w:hAnsi="Courier New" w:cs="Courier New" w:hint="default"/>
      </w:rPr>
    </w:lvl>
    <w:lvl w:ilvl="8" w:tplc="04100005" w:tentative="1">
      <w:start w:val="1"/>
      <w:numFmt w:val="bullet"/>
      <w:lvlText w:val=""/>
      <w:lvlJc w:val="left"/>
      <w:pPr>
        <w:ind w:left="8104" w:hanging="360"/>
      </w:pPr>
      <w:rPr>
        <w:rFonts w:ascii="Wingdings" w:hAnsi="Wingdings" w:hint="default"/>
      </w:rPr>
    </w:lvl>
  </w:abstractNum>
  <w:abstractNum w:abstractNumId="6" w15:restartNumberingAfterBreak="0">
    <w:nsid w:val="2D3A5070"/>
    <w:multiLevelType w:val="hybridMultilevel"/>
    <w:tmpl w:val="3EC681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86C1808"/>
    <w:multiLevelType w:val="hybridMultilevel"/>
    <w:tmpl w:val="29248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7"/>
  </w:num>
  <w:num w:numId="5">
    <w:abstractNumId w:val="4"/>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17"/>
    <w:rsid w:val="002D3017"/>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621B"/>
  <w15:chartTrackingRefBased/>
  <w15:docId w15:val="{96B9C3D4-6FF0-44E4-A892-89C86F83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D3017"/>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2D3017"/>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2D3017"/>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1"/>
    <w:qFormat/>
    <w:rsid w:val="002D3017"/>
    <w:pPr>
      <w:suppressAutoHyphens/>
      <w:autoSpaceDN w:val="0"/>
      <w:ind w:left="720"/>
      <w:contextualSpacing/>
      <w:textAlignment w:val="baselin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2019-11-11T15:03:00Z</dcterms:created>
  <dcterms:modified xsi:type="dcterms:W3CDTF">2019-11-11T15:12:00Z</dcterms:modified>
</cp:coreProperties>
</file>