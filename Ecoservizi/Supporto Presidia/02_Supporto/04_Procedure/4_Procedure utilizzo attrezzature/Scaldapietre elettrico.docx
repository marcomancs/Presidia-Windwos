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72FAF" w:rsidRPr="00FE26E4" w:rsidTr="00534A8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2FAF" w:rsidRPr="00FE26E4" w:rsidRDefault="00872FAF" w:rsidP="00534A80">
            <w:pPr>
              <w:pStyle w:val="Titolo3"/>
            </w:pPr>
            <w:r>
              <w:t>ATTREZZATURE: SCALDAPIETRE ELETTRICO</w:t>
            </w:r>
          </w:p>
        </w:tc>
      </w:tr>
      <w:tr w:rsidR="00872FAF" w:rsidRPr="00671D56" w:rsidTr="00534A8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2FAF" w:rsidRPr="006C1934" w:rsidRDefault="00872FAF" w:rsidP="00534A80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2FAF" w:rsidRDefault="00872FAF" w:rsidP="00534A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872FAF" w:rsidRPr="00671D56" w:rsidRDefault="00872FAF" w:rsidP="00534A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872FAF" w:rsidRPr="00AC3990" w:rsidTr="00534A8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2FAF" w:rsidRPr="006C1934" w:rsidRDefault="00872FAF" w:rsidP="00534A80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2FAF" w:rsidRPr="00AC3990" w:rsidRDefault="00872FAF" w:rsidP="00534A80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872FAF" w:rsidRPr="00AC3990" w:rsidTr="00534A8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2FAF" w:rsidRPr="006C1934" w:rsidRDefault="00872FAF" w:rsidP="00534A80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2FAF" w:rsidRDefault="00872FAF" w:rsidP="00534A80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ELETTRICI </w:t>
            </w:r>
          </w:p>
          <w:p w:rsidR="00872FAF" w:rsidRPr="00AC3990" w:rsidRDefault="00872FAF" w:rsidP="00534A80">
            <w:pPr>
              <w:rPr>
                <w:sz w:val="20"/>
                <w:szCs w:val="18"/>
              </w:rPr>
            </w:pPr>
            <w:r>
              <w:rPr>
                <w:caps/>
                <w:sz w:val="20"/>
                <w:szCs w:val="20"/>
              </w:rPr>
              <w:t xml:space="preserve">USTIONI   </w:t>
            </w:r>
          </w:p>
        </w:tc>
      </w:tr>
      <w:tr w:rsidR="00872FAF" w:rsidRPr="00A653D4" w:rsidTr="00534A80">
        <w:trPr>
          <w:trHeight w:val="350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2FAF" w:rsidRPr="006C1934" w:rsidRDefault="00872FAF" w:rsidP="00534A80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2FAF" w:rsidRPr="00CB06EA" w:rsidRDefault="00872FAF" w:rsidP="00872FA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</w:p>
          <w:p w:rsidR="00872FAF" w:rsidRPr="00A31A68" w:rsidRDefault="00872FAF" w:rsidP="00872FA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Non immergere mai l’apparecchio in acqua o in altri liquidi. </w:t>
            </w:r>
          </w:p>
          <w:p w:rsidR="00872FAF" w:rsidRPr="00A31A68" w:rsidRDefault="00872FAF" w:rsidP="00872FA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Non lasciare esposto l’apparecchio ad agenti atmosferici (pioggia, sole, etc.). </w:t>
            </w:r>
          </w:p>
          <w:p w:rsidR="00872FAF" w:rsidRPr="00A31A68" w:rsidRDefault="00872FAF" w:rsidP="00872FA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>Non tenere l’apparecchio vicino a fonti di calore</w:t>
            </w:r>
          </w:p>
          <w:p w:rsidR="00872FAF" w:rsidRPr="00A31A68" w:rsidRDefault="00872FAF" w:rsidP="00872FA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>Questo apparecchio non deve essere utilizzato da persone (compresi i bambini) con capacità fisiche, sensoriali o mentali ridotte; da persone che manchino di esperienza e conoscenza dell’apparecchio, a meno che siano attentamente sorvegliate o ben istruite relativamente all’utilizzo dell’apparecchio stesso da parte di una persona responsabile della loro sicurezza.</w:t>
            </w:r>
          </w:p>
          <w:p w:rsidR="00872FAF" w:rsidRPr="00A31A68" w:rsidRDefault="00872FAF" w:rsidP="00872FA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>Verificare attentamente che la temperatura del prodotto trattato</w:t>
            </w:r>
            <w:r>
              <w:rPr>
                <w:sz w:val="20"/>
                <w:szCs w:val="20"/>
              </w:rPr>
              <w:t xml:space="preserve"> (salvietta)</w:t>
            </w:r>
            <w:r w:rsidRPr="00A31A68">
              <w:rPr>
                <w:sz w:val="20"/>
                <w:szCs w:val="20"/>
              </w:rPr>
              <w:t xml:space="preserve"> non risulti troppo elevata. </w:t>
            </w:r>
          </w:p>
          <w:p w:rsidR="00872FAF" w:rsidRPr="00A31A68" w:rsidRDefault="00872FAF" w:rsidP="00872FA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Spegnere e scollegare l’apparecchio a fine giornata. </w:t>
            </w:r>
          </w:p>
          <w:p w:rsidR="00872FAF" w:rsidRPr="00A31A68" w:rsidRDefault="00872FAF" w:rsidP="00872FA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Mantenere pulito lo spazio dove si inserisce il prodotto da riscaldare. </w:t>
            </w:r>
          </w:p>
          <w:p w:rsidR="00872FAF" w:rsidRPr="003116C9" w:rsidRDefault="00872FAF" w:rsidP="00872FA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 w:rsidRPr="00A31A68">
              <w:rPr>
                <w:sz w:val="20"/>
                <w:szCs w:val="20"/>
              </w:rPr>
              <w:t xml:space="preserve">AVVERTENZE Oltre a quelle sopra indicate, seguire attentamente le indicazioni, avvertenze e cautele per l’uso riportate nel manuale fornito dal fabbricante </w:t>
            </w:r>
          </w:p>
        </w:tc>
      </w:tr>
      <w:tr w:rsidR="00872FAF" w:rsidRPr="00671D56" w:rsidTr="00534A80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2FAF" w:rsidRPr="006C1934" w:rsidRDefault="00872FAF" w:rsidP="00534A80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2FAF" w:rsidRDefault="00872FAF" w:rsidP="00534A80">
            <w:ins w:id="0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04E99FD8" wp14:editId="11A5DFD0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39" name="Immagine 39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872FAF" w:rsidRDefault="00872FAF" w:rsidP="00534A80"/>
          <w:p w:rsidR="00872FAF" w:rsidRPr="00A31A68" w:rsidRDefault="00872FAF" w:rsidP="00534A80"/>
        </w:tc>
      </w:tr>
      <w:tr w:rsidR="00872FAF" w:rsidRPr="00E06398" w:rsidTr="00534A8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2FAF" w:rsidRDefault="00872FAF" w:rsidP="00534A80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2FAF" w:rsidRPr="00E06398" w:rsidRDefault="00872FAF" w:rsidP="00534A80">
            <w:p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F23FFB" w:rsidRDefault="00F23FFB"/>
    <w:sectPr w:rsidR="00F23FFB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2602B7"/>
    <w:multiLevelType w:val="hybridMultilevel"/>
    <w:tmpl w:val="16A06A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AF"/>
    <w:rsid w:val="003708E8"/>
    <w:rsid w:val="00872FAF"/>
    <w:rsid w:val="00F2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0E301B6-47D9-544B-A7BB-C9D66D11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72FAF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872FA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72FAF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872FA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2020-07-29T13:59:00Z</dcterms:created>
  <dcterms:modified xsi:type="dcterms:W3CDTF">2020-07-29T13:59:00Z</dcterms:modified>
</cp:coreProperties>
</file>