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1D7CD4" w:rsidTr="009A4026">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1D7CD4" w:rsidRDefault="001D7CD4" w:rsidP="009A4026">
            <w:pPr>
              <w:pStyle w:val="Titolo3"/>
              <w:spacing w:line="256" w:lineRule="auto"/>
              <w:rPr>
                <w:lang w:eastAsia="en-US"/>
              </w:rPr>
            </w:pPr>
            <w:bookmarkStart w:id="0" w:name="_Toc11225715"/>
            <w:bookmarkStart w:id="1" w:name="_GoBack" w:colFirst="0" w:colLast="0"/>
            <w:r>
              <w:rPr>
                <w:lang w:eastAsia="en-US"/>
              </w:rPr>
              <w:t xml:space="preserve">ATTREZZATURE: </w:t>
            </w:r>
            <w:bookmarkEnd w:id="0"/>
            <w:r>
              <w:rPr>
                <w:lang w:eastAsia="en-US"/>
              </w:rPr>
              <w:t>SPANDICONCIME</w:t>
            </w:r>
            <w:r>
              <w:rPr>
                <w:lang w:eastAsia="en-US"/>
              </w:rPr>
              <w:t xml:space="preserve"> </w:t>
            </w:r>
          </w:p>
        </w:tc>
      </w:tr>
      <w:tr w:rsidR="001D7CD4" w:rsidTr="009A4026">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sz w:val="20"/>
                <w:szCs w:val="20"/>
                <w:lang w:eastAsia="en-US"/>
              </w:rPr>
            </w:pPr>
            <w:r>
              <w:rPr>
                <w:b/>
                <w:sz w:val="20"/>
                <w:szCs w:val="20"/>
                <w:lang w:eastAsia="en-US"/>
              </w:rPr>
              <w:t>Utilizzo improprio dell’attrezzatura.</w:t>
            </w:r>
          </w:p>
          <w:p w:rsidR="001D7CD4" w:rsidRDefault="001D7CD4" w:rsidP="009A4026">
            <w:pPr>
              <w:spacing w:line="256" w:lineRule="auto"/>
              <w:rPr>
                <w:b/>
                <w:sz w:val="20"/>
                <w:szCs w:val="20"/>
                <w:lang w:eastAsia="en-US"/>
              </w:rPr>
            </w:pPr>
            <w:r>
              <w:rPr>
                <w:b/>
                <w:sz w:val="20"/>
                <w:szCs w:val="20"/>
                <w:lang w:eastAsia="en-US"/>
              </w:rPr>
              <w:t>Rischio per incompetenza dell’operatore.</w:t>
            </w:r>
          </w:p>
        </w:tc>
      </w:tr>
      <w:tr w:rsidR="001D7CD4" w:rsidTr="009A402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Cs/>
                <w:iCs/>
                <w:sz w:val="20"/>
                <w:szCs w:val="18"/>
                <w:lang w:eastAsia="en-US"/>
              </w:rPr>
            </w:pPr>
            <w:r>
              <w:rPr>
                <w:bCs/>
                <w:iCs/>
                <w:sz w:val="20"/>
                <w:szCs w:val="18"/>
                <w:lang w:eastAsia="en-US"/>
              </w:rPr>
              <w:t>Lavoratori</w:t>
            </w:r>
          </w:p>
        </w:tc>
      </w:tr>
      <w:tr w:rsidR="001D7CD4" w:rsidTr="009A402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sz w:val="20"/>
                <w:szCs w:val="20"/>
              </w:rPr>
            </w:pPr>
            <w:r>
              <w:rPr>
                <w:sz w:val="20"/>
                <w:szCs w:val="20"/>
              </w:rPr>
              <w:t xml:space="preserve">CESOIAMENTO E SCHIACCIAMENTO </w:t>
            </w:r>
          </w:p>
          <w:p w:rsidR="001D7CD4" w:rsidRDefault="001D7CD4" w:rsidP="009A4026">
            <w:pPr>
              <w:spacing w:line="256" w:lineRule="auto"/>
              <w:rPr>
                <w:sz w:val="20"/>
                <w:szCs w:val="20"/>
              </w:rPr>
            </w:pPr>
            <w:r>
              <w:rPr>
                <w:sz w:val="20"/>
                <w:szCs w:val="20"/>
              </w:rPr>
              <w:t xml:space="preserve">IMPIGLIAMENTO E TRASCINAMENTO </w:t>
            </w:r>
          </w:p>
          <w:p w:rsidR="001D7CD4" w:rsidRDefault="001D7CD4" w:rsidP="009A4026">
            <w:pPr>
              <w:spacing w:line="256" w:lineRule="auto"/>
              <w:rPr>
                <w:sz w:val="20"/>
                <w:szCs w:val="18"/>
              </w:rPr>
            </w:pPr>
            <w:r>
              <w:rPr>
                <w:sz w:val="20"/>
                <w:szCs w:val="18"/>
              </w:rPr>
              <w:t xml:space="preserve">INALAZIOE POLVERI, FIBRE, GAS, VAPORI </w:t>
            </w:r>
          </w:p>
          <w:p w:rsidR="001D7CD4" w:rsidRDefault="001D7CD4" w:rsidP="009A4026">
            <w:pPr>
              <w:spacing w:line="256" w:lineRule="auto"/>
              <w:rPr>
                <w:sz w:val="20"/>
                <w:szCs w:val="18"/>
              </w:rPr>
            </w:pPr>
            <w:r>
              <w:rPr>
                <w:sz w:val="20"/>
                <w:szCs w:val="18"/>
              </w:rPr>
              <w:t>POSTURE INCONGRUE</w:t>
            </w:r>
          </w:p>
          <w:p w:rsidR="001D7CD4" w:rsidRDefault="001D7CD4" w:rsidP="009A4026">
            <w:pPr>
              <w:spacing w:line="256" w:lineRule="auto"/>
              <w:rPr>
                <w:sz w:val="20"/>
                <w:szCs w:val="18"/>
              </w:rPr>
            </w:pPr>
            <w:r>
              <w:rPr>
                <w:sz w:val="20"/>
                <w:szCs w:val="18"/>
              </w:rPr>
              <w:t xml:space="preserve">PROIEZIONI DI MATERIALE </w:t>
            </w:r>
          </w:p>
          <w:p w:rsidR="001D7CD4" w:rsidRDefault="001D7CD4" w:rsidP="009A4026">
            <w:pPr>
              <w:spacing w:line="256" w:lineRule="auto"/>
              <w:rPr>
                <w:sz w:val="20"/>
                <w:szCs w:val="18"/>
                <w:lang w:eastAsia="en-US"/>
              </w:rPr>
            </w:pPr>
            <w:r>
              <w:rPr>
                <w:sz w:val="20"/>
                <w:szCs w:val="18"/>
                <w:lang w:eastAsia="en-US"/>
              </w:rPr>
              <w:t xml:space="preserve">MICROCLIMA </w:t>
            </w:r>
          </w:p>
        </w:tc>
      </w:tr>
      <w:tr w:rsidR="001D7CD4" w:rsidRPr="00D64996" w:rsidTr="009A402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1D7CD4" w:rsidRPr="00D64996" w:rsidRDefault="001D7CD4" w:rsidP="009A4026">
            <w:pPr>
              <w:numPr>
                <w:ilvl w:val="0"/>
                <w:numId w:val="2"/>
              </w:numPr>
              <w:suppressAutoHyphens w:val="0"/>
              <w:autoSpaceDN/>
              <w:textAlignment w:val="auto"/>
              <w:rPr>
                <w:rStyle w:val="fontstyle01"/>
                <w:rFonts w:ascii="Times New Roman" w:hAnsi="Times New Roman"/>
                <w:b w:val="0"/>
                <w:bCs w:val="0"/>
                <w:color w:val="auto"/>
                <w:sz w:val="20"/>
                <w:szCs w:val="20"/>
              </w:rPr>
            </w:pPr>
            <w:r w:rsidRPr="00D64996">
              <w:rPr>
                <w:rStyle w:val="fontstyle01"/>
                <w:rFonts w:ascii="Times New Roman" w:hAnsi="Times New Roman"/>
                <w:b w:val="0"/>
                <w:bCs w:val="0"/>
                <w:sz w:val="20"/>
                <w:szCs w:val="20"/>
              </w:rPr>
              <w:t>L’uso della macchina è consentito esclusivamente ad operatori adeguatamente preparati.</w:t>
            </w:r>
          </w:p>
          <w:p w:rsidR="001D7CD4" w:rsidRPr="00D64996" w:rsidRDefault="001D7CD4" w:rsidP="009A4026">
            <w:pPr>
              <w:numPr>
                <w:ilvl w:val="0"/>
                <w:numId w:val="2"/>
              </w:numPr>
              <w:suppressAutoHyphens w:val="0"/>
              <w:autoSpaceDN/>
              <w:textAlignment w:val="auto"/>
              <w:rPr>
                <w:rStyle w:val="fontstyle01"/>
                <w:rFonts w:ascii="Times New Roman" w:hAnsi="Times New Roman"/>
                <w:b w:val="0"/>
                <w:bCs w:val="0"/>
                <w:color w:val="auto"/>
                <w:sz w:val="20"/>
                <w:szCs w:val="20"/>
              </w:rPr>
            </w:pPr>
            <w:proofErr w:type="gramStart"/>
            <w:r w:rsidRPr="00D64996">
              <w:rPr>
                <w:rStyle w:val="fontstyle01"/>
                <w:rFonts w:ascii="Times New Roman" w:hAnsi="Times New Roman"/>
                <w:b w:val="0"/>
                <w:bCs w:val="0"/>
                <w:sz w:val="20"/>
                <w:szCs w:val="20"/>
              </w:rPr>
              <w:t>E’</w:t>
            </w:r>
            <w:proofErr w:type="gramEnd"/>
            <w:r w:rsidRPr="00D64996">
              <w:rPr>
                <w:rStyle w:val="fontstyle01"/>
                <w:rFonts w:ascii="Times New Roman" w:hAnsi="Times New Roman"/>
                <w:b w:val="0"/>
                <w:bCs w:val="0"/>
                <w:sz w:val="20"/>
                <w:szCs w:val="20"/>
              </w:rPr>
              <w:t xml:space="preserve"> vietato trasportare persone o cose con la macchina.</w:t>
            </w:r>
          </w:p>
          <w:p w:rsidR="001D7CD4" w:rsidRPr="001D7CD4" w:rsidRDefault="001D7CD4" w:rsidP="001D7CD4">
            <w:pPr>
              <w:numPr>
                <w:ilvl w:val="0"/>
                <w:numId w:val="2"/>
              </w:numPr>
              <w:suppressAutoHyphens w:val="0"/>
              <w:autoSpaceDN/>
              <w:textAlignment w:val="auto"/>
              <w:rPr>
                <w:sz w:val="20"/>
                <w:szCs w:val="20"/>
              </w:rPr>
            </w:pPr>
            <w:r w:rsidRPr="00D64996">
              <w:rPr>
                <w:color w:val="000000"/>
                <w:sz w:val="20"/>
                <w:szCs w:val="20"/>
              </w:rPr>
              <w:t>Utilizzare la macchina, eseguendo i controlli periodici e gli interventi di manutenzione in</w:t>
            </w:r>
            <w:r w:rsidRPr="00D64996">
              <w:rPr>
                <w:color w:val="000000"/>
                <w:sz w:val="20"/>
                <w:szCs w:val="20"/>
              </w:rPr>
              <w:br/>
              <w:t>conformità a quanto previsto dalle vigenti norme di sicurezza.</w:t>
            </w:r>
            <w:r w:rsidRPr="00D64996">
              <w:rPr>
                <w:color w:val="000000"/>
                <w:sz w:val="20"/>
                <w:szCs w:val="20"/>
              </w:rPr>
              <w:br/>
              <w:t xml:space="preserve">L’inosservanza delle norme e delle precauzioni dl base sulla sicurezza potrebbero causare incidenti durante il funzionamento, </w:t>
            </w:r>
            <w:r>
              <w:rPr>
                <w:color w:val="000000"/>
                <w:sz w:val="20"/>
                <w:szCs w:val="20"/>
              </w:rPr>
              <w:t>l</w:t>
            </w:r>
            <w:r w:rsidRPr="00D64996">
              <w:rPr>
                <w:color w:val="000000"/>
                <w:sz w:val="20"/>
                <w:szCs w:val="20"/>
              </w:rPr>
              <w:t xml:space="preserve">a manutenzione e </w:t>
            </w:r>
            <w:r>
              <w:rPr>
                <w:color w:val="000000"/>
                <w:sz w:val="20"/>
                <w:szCs w:val="20"/>
              </w:rPr>
              <w:t>l</w:t>
            </w:r>
            <w:r w:rsidRPr="00D64996">
              <w:rPr>
                <w:color w:val="000000"/>
                <w:sz w:val="20"/>
                <w:szCs w:val="20"/>
              </w:rPr>
              <w:t>a riparazione della macchina</w:t>
            </w:r>
          </w:p>
          <w:p w:rsidR="001D7CD4" w:rsidRPr="001D7CD4" w:rsidRDefault="001D7CD4" w:rsidP="001D7CD4">
            <w:pPr>
              <w:numPr>
                <w:ilvl w:val="0"/>
                <w:numId w:val="2"/>
              </w:numPr>
              <w:suppressAutoHyphens w:val="0"/>
              <w:autoSpaceDN/>
              <w:textAlignment w:val="auto"/>
              <w:rPr>
                <w:sz w:val="20"/>
                <w:szCs w:val="20"/>
              </w:rPr>
            </w:pPr>
            <w:r>
              <w:rPr>
                <w:color w:val="242021"/>
                <w:sz w:val="20"/>
                <w:szCs w:val="20"/>
              </w:rPr>
              <w:t>Prima di effettuare qualsiasi intervento sulla macchina occorre spegnere il motore della trattrice, estrarre le chiavi di avviamento e leggere le istruzioni</w:t>
            </w:r>
          </w:p>
          <w:p w:rsidR="001D7CD4" w:rsidRDefault="001D7CD4" w:rsidP="001D7CD4">
            <w:pPr>
              <w:numPr>
                <w:ilvl w:val="0"/>
                <w:numId w:val="2"/>
              </w:numPr>
              <w:suppressAutoHyphens w:val="0"/>
              <w:autoSpaceDN/>
              <w:textAlignment w:val="auto"/>
              <w:rPr>
                <w:sz w:val="20"/>
                <w:szCs w:val="20"/>
              </w:rPr>
            </w:pPr>
            <w:r>
              <w:rPr>
                <w:sz w:val="20"/>
                <w:szCs w:val="20"/>
              </w:rPr>
              <w:t xml:space="preserve">Nelle operazioni di trasporto, stoccaggio ed impiego dei concimi gli utilizzatori devono comportarsi conformemente alle indicazioni di sicurezza riportate in etichetta sulle confezioni del prodotto </w:t>
            </w:r>
          </w:p>
          <w:p w:rsidR="001D7CD4" w:rsidRDefault="001D7CD4" w:rsidP="001D7CD4">
            <w:pPr>
              <w:numPr>
                <w:ilvl w:val="0"/>
                <w:numId w:val="2"/>
              </w:numPr>
              <w:suppressAutoHyphens w:val="0"/>
              <w:autoSpaceDN/>
              <w:textAlignment w:val="auto"/>
              <w:rPr>
                <w:sz w:val="20"/>
                <w:szCs w:val="20"/>
              </w:rPr>
            </w:pPr>
            <w:r>
              <w:rPr>
                <w:sz w:val="20"/>
                <w:szCs w:val="20"/>
              </w:rPr>
              <w:t xml:space="preserve">Prima di mettere la macchina a riposo per lunghi </w:t>
            </w:r>
            <w:proofErr w:type="gramStart"/>
            <w:r>
              <w:rPr>
                <w:sz w:val="20"/>
                <w:szCs w:val="20"/>
              </w:rPr>
              <w:t>periodi  dunque</w:t>
            </w:r>
            <w:proofErr w:type="gramEnd"/>
            <w:r>
              <w:rPr>
                <w:sz w:val="20"/>
                <w:szCs w:val="20"/>
              </w:rPr>
              <w:t xml:space="preserve"> opportuno: </w:t>
            </w:r>
          </w:p>
          <w:p w:rsidR="001D7CD4" w:rsidRDefault="001D7CD4" w:rsidP="001D7CD4">
            <w:pPr>
              <w:pStyle w:val="Paragrafoelenco"/>
              <w:numPr>
                <w:ilvl w:val="0"/>
                <w:numId w:val="4"/>
              </w:numPr>
              <w:suppressAutoHyphens w:val="0"/>
              <w:autoSpaceDN/>
              <w:textAlignment w:val="auto"/>
              <w:rPr>
                <w:sz w:val="20"/>
                <w:szCs w:val="20"/>
              </w:rPr>
            </w:pPr>
            <w:r>
              <w:rPr>
                <w:sz w:val="20"/>
                <w:szCs w:val="20"/>
              </w:rPr>
              <w:t xml:space="preserve">Lavare accuratamente la macchina e l’interno della tramoggia </w:t>
            </w:r>
          </w:p>
          <w:p w:rsidR="001D7CD4" w:rsidRDefault="001D7CD4" w:rsidP="001D7CD4">
            <w:pPr>
              <w:pStyle w:val="Paragrafoelenco"/>
              <w:numPr>
                <w:ilvl w:val="0"/>
                <w:numId w:val="4"/>
              </w:numPr>
              <w:suppressAutoHyphens w:val="0"/>
              <w:autoSpaceDN/>
              <w:textAlignment w:val="auto"/>
              <w:rPr>
                <w:sz w:val="20"/>
                <w:szCs w:val="20"/>
              </w:rPr>
            </w:pPr>
            <w:r>
              <w:rPr>
                <w:sz w:val="20"/>
                <w:szCs w:val="20"/>
              </w:rPr>
              <w:t xml:space="preserve">Effettuare un controllo generale della macchina per individuare eventuali lesioni strutturali </w:t>
            </w:r>
          </w:p>
          <w:p w:rsidR="001D7CD4" w:rsidRDefault="001D7CD4" w:rsidP="001D7CD4">
            <w:pPr>
              <w:suppressAutoHyphens w:val="0"/>
              <w:autoSpaceDN/>
              <w:textAlignment w:val="auto"/>
              <w:rPr>
                <w:sz w:val="20"/>
                <w:szCs w:val="20"/>
              </w:rPr>
            </w:pPr>
          </w:p>
          <w:p w:rsidR="001D7CD4" w:rsidRPr="00D64996" w:rsidRDefault="001D7CD4" w:rsidP="001D7CD4">
            <w:pPr>
              <w:suppressAutoHyphens w:val="0"/>
              <w:autoSpaceDN/>
              <w:textAlignment w:val="auto"/>
              <w:rPr>
                <w:color w:val="242021"/>
                <w:sz w:val="20"/>
                <w:szCs w:val="20"/>
              </w:rPr>
            </w:pPr>
            <w:r w:rsidRPr="00D64996">
              <w:rPr>
                <w:color w:val="242021"/>
                <w:sz w:val="20"/>
                <w:szCs w:val="20"/>
              </w:rPr>
              <w:t xml:space="preserve">MONTAGGIO DELLA </w:t>
            </w:r>
            <w:r>
              <w:rPr>
                <w:color w:val="242021"/>
                <w:sz w:val="20"/>
                <w:szCs w:val="20"/>
              </w:rPr>
              <w:t>SPANDICONCIME</w:t>
            </w:r>
          </w:p>
          <w:p w:rsidR="001D7CD4" w:rsidRPr="00D64996" w:rsidRDefault="001D7CD4" w:rsidP="001D7CD4">
            <w:pPr>
              <w:suppressAutoHyphens w:val="0"/>
              <w:autoSpaceDN/>
              <w:textAlignment w:val="auto"/>
              <w:rPr>
                <w:color w:val="000000"/>
                <w:sz w:val="20"/>
                <w:szCs w:val="20"/>
              </w:rPr>
            </w:pPr>
            <w:r w:rsidRPr="00D64996">
              <w:rPr>
                <w:color w:val="000000"/>
                <w:sz w:val="20"/>
                <w:szCs w:val="20"/>
              </w:rPr>
              <w:t>La macchina e provvista di perni per attacco a tre punti del trattore.</w:t>
            </w:r>
            <w:r w:rsidRPr="00D64996">
              <w:rPr>
                <w:color w:val="000000"/>
                <w:sz w:val="20"/>
                <w:szCs w:val="20"/>
              </w:rPr>
              <w:br/>
              <w:t>Per il collegamento della struttura della macchina al trattore operare nel seguente modo:</w:t>
            </w:r>
          </w:p>
          <w:p w:rsidR="001D7CD4" w:rsidRPr="00D64996" w:rsidRDefault="001D7CD4" w:rsidP="001D7CD4">
            <w:pPr>
              <w:pStyle w:val="Paragrafoelenco"/>
              <w:numPr>
                <w:ilvl w:val="0"/>
                <w:numId w:val="3"/>
              </w:numPr>
              <w:suppressAutoHyphens w:val="0"/>
              <w:autoSpaceDN/>
              <w:textAlignment w:val="auto"/>
              <w:rPr>
                <w:sz w:val="20"/>
                <w:szCs w:val="20"/>
              </w:rPr>
            </w:pPr>
            <w:r w:rsidRPr="00D64996">
              <w:rPr>
                <w:color w:val="000000"/>
                <w:sz w:val="20"/>
                <w:szCs w:val="20"/>
              </w:rPr>
              <w:t xml:space="preserve">Avvicinare </w:t>
            </w:r>
            <w:r>
              <w:rPr>
                <w:color w:val="000000"/>
                <w:sz w:val="20"/>
                <w:szCs w:val="20"/>
              </w:rPr>
              <w:t>l</w:t>
            </w:r>
            <w:r w:rsidRPr="00D64996">
              <w:rPr>
                <w:color w:val="000000"/>
                <w:sz w:val="20"/>
                <w:szCs w:val="20"/>
              </w:rPr>
              <w:t>a trattrice sino a far coincidere le barre del sollevatore con l’attacco a tre punti e collegarli mediante i perni in dotazione.</w:t>
            </w:r>
          </w:p>
          <w:p w:rsidR="001D7CD4" w:rsidRPr="00D64996" w:rsidRDefault="001D7CD4" w:rsidP="001D7CD4">
            <w:pPr>
              <w:pStyle w:val="Paragrafoelenco"/>
              <w:numPr>
                <w:ilvl w:val="0"/>
                <w:numId w:val="3"/>
              </w:numPr>
              <w:suppressAutoHyphens w:val="0"/>
              <w:autoSpaceDN/>
              <w:textAlignment w:val="auto"/>
              <w:rPr>
                <w:sz w:val="20"/>
                <w:szCs w:val="20"/>
              </w:rPr>
            </w:pPr>
            <w:r w:rsidRPr="00D64996">
              <w:rPr>
                <w:color w:val="000000"/>
                <w:sz w:val="20"/>
                <w:szCs w:val="20"/>
              </w:rPr>
              <w:t>Collegare il terzo punto all’attacco superiore e regolarlo in modo da posizionare la macchina parallelamente al suolo.</w:t>
            </w:r>
          </w:p>
          <w:p w:rsidR="001D7CD4" w:rsidRPr="00D64996" w:rsidRDefault="001D7CD4" w:rsidP="001D7CD4">
            <w:pPr>
              <w:pStyle w:val="Paragrafoelenco"/>
              <w:numPr>
                <w:ilvl w:val="0"/>
                <w:numId w:val="3"/>
              </w:numPr>
              <w:suppressAutoHyphens w:val="0"/>
              <w:autoSpaceDN/>
              <w:textAlignment w:val="auto"/>
              <w:rPr>
                <w:sz w:val="20"/>
                <w:szCs w:val="20"/>
              </w:rPr>
            </w:pPr>
            <w:r w:rsidRPr="00D64996">
              <w:rPr>
                <w:color w:val="000000"/>
                <w:sz w:val="20"/>
                <w:szCs w:val="20"/>
              </w:rPr>
              <w:t>Verificare che i coltelli o i martelli dell‘albero rotore,</w:t>
            </w:r>
            <w:r w:rsidRPr="00D64996">
              <w:rPr>
                <w:color w:val="000000"/>
                <w:sz w:val="20"/>
                <w:szCs w:val="20"/>
              </w:rPr>
              <w:br/>
              <w:t>una volta portata la macchina a terra, non tocchino il terreno durante la rotazione. Nelle versioni dotate di slitta verificare che queste appoggino sul lungo tutta la sua superficie</w:t>
            </w:r>
          </w:p>
          <w:p w:rsidR="001D7CD4" w:rsidRPr="001D7CD4" w:rsidRDefault="001D7CD4" w:rsidP="001D7CD4">
            <w:pPr>
              <w:pStyle w:val="Paragrafoelenco"/>
              <w:numPr>
                <w:ilvl w:val="0"/>
                <w:numId w:val="3"/>
              </w:numPr>
              <w:suppressAutoHyphens w:val="0"/>
              <w:autoSpaceDN/>
              <w:textAlignment w:val="auto"/>
              <w:rPr>
                <w:sz w:val="20"/>
                <w:szCs w:val="20"/>
              </w:rPr>
            </w:pPr>
            <w:r w:rsidRPr="00D64996">
              <w:rPr>
                <w:color w:val="242021"/>
                <w:sz w:val="20"/>
                <w:szCs w:val="20"/>
              </w:rPr>
              <w:t>Inserire e bloccare le spine di sicurezza nei fori dei perni. Inserire le spine di sicurezza nei fori dei perni ed accertarsi che siano bloccate. In condizioni di forti pendenze inserire il terzo punto nell’asola</w:t>
            </w:r>
          </w:p>
          <w:p w:rsidR="001D7CD4" w:rsidRPr="001D7CD4" w:rsidRDefault="001D7CD4" w:rsidP="001D7CD4">
            <w:pPr>
              <w:pStyle w:val="Paragrafoelenco"/>
              <w:numPr>
                <w:ilvl w:val="0"/>
                <w:numId w:val="3"/>
              </w:numPr>
              <w:suppressAutoHyphens w:val="0"/>
              <w:autoSpaceDN/>
              <w:textAlignment w:val="auto"/>
              <w:rPr>
                <w:sz w:val="20"/>
                <w:szCs w:val="20"/>
              </w:rPr>
            </w:pPr>
            <w:r w:rsidRPr="001D7CD4">
              <w:rPr>
                <w:color w:val="242021"/>
                <w:sz w:val="20"/>
                <w:szCs w:val="20"/>
              </w:rPr>
              <w:t xml:space="preserve">Posizionare la trattrice in una zona pianeggiante onde evitare il carico laterale della macchina sui tiranti. Prima di eseguire la regolazione fermare il motore e bloccare i freni </w:t>
            </w:r>
            <w:r w:rsidRPr="001D7CD4">
              <w:rPr>
                <w:color w:val="242021"/>
                <w:sz w:val="20"/>
                <w:szCs w:val="20"/>
              </w:rPr>
              <w:br/>
            </w:r>
          </w:p>
        </w:tc>
      </w:tr>
      <w:tr w:rsidR="001D7CD4" w:rsidTr="009A402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1D7CD4" w:rsidRDefault="001D7CD4" w:rsidP="009A4026">
            <w:pPr>
              <w:spacing w:line="256" w:lineRule="auto"/>
              <w:rPr>
                <w:lang w:eastAsia="en-US"/>
              </w:rPr>
            </w:pPr>
            <w:ins w:id="2" w:author="Lionel" w:date="2019-02-04T17:45:00Z">
              <w:r w:rsidRPr="00675DDD">
                <w:rPr>
                  <w:noProof/>
                </w:rPr>
                <w:drawing>
                  <wp:anchor distT="0" distB="0" distL="114300" distR="114300" simplePos="0" relativeHeight="251662336" behindDoc="0" locked="0" layoutInCell="1" allowOverlap="1" wp14:anchorId="61FB968A" wp14:editId="0BCB0FCA">
                    <wp:simplePos x="0" y="0"/>
                    <wp:positionH relativeFrom="column">
                      <wp:posOffset>2007870</wp:posOffset>
                    </wp:positionH>
                    <wp:positionV relativeFrom="paragraph">
                      <wp:posOffset>28575</wp:posOffset>
                    </wp:positionV>
                    <wp:extent cx="1524000" cy="542925"/>
                    <wp:effectExtent l="0" t="0" r="0" b="0"/>
                    <wp:wrapSquare wrapText="bothSides"/>
                    <wp:docPr id="122" name="Immagine 122" descr="E1760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1760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ins w:id="3" w:author="Lionel" w:date="2019-02-05T10:21:00Z">
              <w:r w:rsidRPr="00401FE2">
                <w:rPr>
                  <w:noProof/>
                </w:rPr>
                <w:drawing>
                  <wp:anchor distT="0" distB="0" distL="114300" distR="114300" simplePos="0" relativeHeight="251661312" behindDoc="0" locked="0" layoutInCell="1" allowOverlap="1" wp14:anchorId="08298231" wp14:editId="3B74420E">
                    <wp:simplePos x="0" y="0"/>
                    <wp:positionH relativeFrom="column">
                      <wp:posOffset>-1542415</wp:posOffset>
                    </wp:positionH>
                    <wp:positionV relativeFrom="paragraph">
                      <wp:posOffset>-1270</wp:posOffset>
                    </wp:positionV>
                    <wp:extent cx="1520190" cy="542925"/>
                    <wp:effectExtent l="0" t="0" r="0" b="0"/>
                    <wp:wrapSquare wrapText="bothSides"/>
                    <wp:docPr id="98" name="Immagine 11" descr="183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830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019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1D7CD4" w:rsidRDefault="001D7CD4" w:rsidP="009A4026">
            <w:pPr>
              <w:spacing w:line="256" w:lineRule="auto"/>
              <w:rPr>
                <w:lang w:eastAsia="en-US"/>
              </w:rPr>
            </w:pPr>
            <w:ins w:id="4" w:author="Lionel" w:date="2019-02-05T10:21:00Z">
              <w:r w:rsidRPr="00401FE2">
                <w:rPr>
                  <w:noProof/>
                </w:rPr>
                <w:drawing>
                  <wp:anchor distT="0" distB="0" distL="114300" distR="114300" simplePos="0" relativeHeight="251660288" behindDoc="0" locked="0" layoutInCell="1" allowOverlap="1" wp14:anchorId="7616EC06" wp14:editId="68699352">
                    <wp:simplePos x="0" y="0"/>
                    <wp:positionH relativeFrom="column">
                      <wp:posOffset>1546860</wp:posOffset>
                    </wp:positionH>
                    <wp:positionV relativeFrom="paragraph">
                      <wp:posOffset>342900</wp:posOffset>
                    </wp:positionV>
                    <wp:extent cx="1546860" cy="552450"/>
                    <wp:effectExtent l="0" t="0" r="0" b="0"/>
                    <wp:wrapSquare wrapText="bothSides"/>
                    <wp:docPr id="102" name="Immagine 15"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31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552450"/>
                            </a:xfrm>
                            <a:prstGeom prst="rect">
                              <a:avLst/>
                            </a:prstGeom>
                            <a:noFill/>
                            <a:ln>
                              <a:noFill/>
                            </a:ln>
                          </pic:spPr>
                        </pic:pic>
                      </a:graphicData>
                    </a:graphic>
                    <wp14:sizeRelH relativeFrom="page">
                      <wp14:pctWidth>0</wp14:pctWidth>
                    </wp14:sizeRelH>
                    <wp14:sizeRelV relativeFrom="page">
                      <wp14:pctHeight>0</wp14:pctHeight>
                    </wp14:sizeRelV>
                  </wp:anchor>
                </w:drawing>
              </w:r>
            </w:ins>
            <w:ins w:id="5" w:author="Lionel" w:date="2019-02-04T17:45:00Z">
              <w:r w:rsidRPr="00675DDD">
                <w:rPr>
                  <w:noProof/>
                </w:rPr>
                <w:drawing>
                  <wp:anchor distT="0" distB="0" distL="114300" distR="114300" simplePos="0" relativeHeight="251659264" behindDoc="0" locked="0" layoutInCell="1" allowOverlap="1" wp14:anchorId="3545956B" wp14:editId="49820189">
                    <wp:simplePos x="0" y="0"/>
                    <wp:positionH relativeFrom="column">
                      <wp:posOffset>0</wp:posOffset>
                    </wp:positionH>
                    <wp:positionV relativeFrom="paragraph">
                      <wp:posOffset>382905</wp:posOffset>
                    </wp:positionV>
                    <wp:extent cx="1524000" cy="542925"/>
                    <wp:effectExtent l="0" t="0" r="0" b="0"/>
                    <wp:wrapSquare wrapText="bothSides"/>
                    <wp:docPr id="86" name="Immagine 4"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1709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1D7CD4" w:rsidRPr="006649D3" w:rsidTr="009A402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spacing w:line="256" w:lineRule="auto"/>
              <w:rPr>
                <w:b/>
                <w:lang w:eastAsia="en-US"/>
              </w:rPr>
            </w:pPr>
            <w:r>
              <w:rPr>
                <w:b/>
                <w:lang w:eastAsia="en-US"/>
              </w:rPr>
              <w:lastRenderedPageBreak/>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7CD4" w:rsidRDefault="001D7CD4"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Mascherina </w:t>
            </w:r>
          </w:p>
          <w:p w:rsidR="001D7CD4" w:rsidRDefault="001D7CD4"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Tuta di protezione </w:t>
            </w:r>
          </w:p>
          <w:p w:rsidR="001D7CD4" w:rsidRDefault="001D7CD4"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Scarpe antinfortunistiche </w:t>
            </w:r>
          </w:p>
          <w:p w:rsidR="001D7CD4" w:rsidRDefault="001D7CD4"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Guanti in crosta </w:t>
            </w:r>
          </w:p>
          <w:p w:rsidR="001D7CD4" w:rsidRDefault="001D7CD4"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Occhiali di protezione </w:t>
            </w:r>
          </w:p>
          <w:p w:rsidR="001D7CD4" w:rsidRPr="006649D3" w:rsidRDefault="001D7CD4"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Tappi preformati  </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Bold">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32EE1E88"/>
    <w:multiLevelType w:val="hybridMultilevel"/>
    <w:tmpl w:val="E41484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73D7F9E"/>
    <w:multiLevelType w:val="hybridMultilevel"/>
    <w:tmpl w:val="45B6CF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A9668C2"/>
    <w:multiLevelType w:val="hybridMultilevel"/>
    <w:tmpl w:val="5F9EC4AA"/>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D4"/>
    <w:rsid w:val="001D7CD4"/>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6C4A"/>
  <w15:chartTrackingRefBased/>
  <w15:docId w15:val="{4F3494A6-32FF-4832-A256-1D9614B8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1D7CD4"/>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1D7CD4"/>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1D7CD4"/>
    <w:rPr>
      <w:rFonts w:ascii="Times New Roman" w:eastAsia="Times New Roman" w:hAnsi="Times New Roman" w:cs="Arial"/>
      <w:b/>
      <w:bCs/>
      <w:color w:val="0000FF"/>
      <w:sz w:val="24"/>
      <w:szCs w:val="24"/>
      <w:lang w:eastAsia="it-IT"/>
    </w:rPr>
  </w:style>
  <w:style w:type="character" w:customStyle="1" w:styleId="fontstyle01">
    <w:name w:val="fontstyle01"/>
    <w:basedOn w:val="Carpredefinitoparagrafo"/>
    <w:rsid w:val="001D7CD4"/>
    <w:rPr>
      <w:rFonts w:ascii="Helvetica-Bold" w:hAnsi="Helvetica-Bold" w:hint="default"/>
      <w:b/>
      <w:bCs/>
      <w:i w:val="0"/>
      <w:iCs w:val="0"/>
      <w:color w:val="242021"/>
      <w:sz w:val="22"/>
      <w:szCs w:val="22"/>
    </w:rPr>
  </w:style>
  <w:style w:type="paragraph" w:styleId="Paragrafoelenco">
    <w:name w:val="List Paragraph"/>
    <w:basedOn w:val="Normale"/>
    <w:uiPriority w:val="34"/>
    <w:qFormat/>
    <w:rsid w:val="001D7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gif"/><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395</Words>
  <Characters>2252</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2019-07-01T10:04:00Z</dcterms:created>
  <dcterms:modified xsi:type="dcterms:W3CDTF">2019-07-01T10:19:00Z</dcterms:modified>
</cp:coreProperties>
</file>