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4220D" w:rsidRPr="00FE26E4" w:rsidTr="0075291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4220D" w:rsidRPr="00FE26E4" w:rsidRDefault="0044220D" w:rsidP="0075291B">
            <w:pPr>
              <w:pStyle w:val="Titolo3"/>
            </w:pPr>
            <w:bookmarkStart w:id="0" w:name="_Toc11154007"/>
            <w:r>
              <w:t>ATTREZZATURE: PIASTRA STIRACAPELLI</w:t>
            </w:r>
            <w:bookmarkEnd w:id="0"/>
          </w:p>
        </w:tc>
      </w:tr>
      <w:tr w:rsidR="0044220D" w:rsidRPr="005B440D" w:rsidTr="0075291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4220D" w:rsidRPr="006C1934" w:rsidRDefault="0044220D" w:rsidP="0075291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220D" w:rsidRDefault="0044220D" w:rsidP="007529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44220D" w:rsidRDefault="0044220D" w:rsidP="007529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44220D" w:rsidRPr="00671D56" w:rsidRDefault="0044220D" w:rsidP="007529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44220D" w:rsidRPr="00D72098" w:rsidTr="007529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4220D" w:rsidRPr="006C1934" w:rsidRDefault="0044220D" w:rsidP="0075291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220D" w:rsidRPr="00671D56" w:rsidRDefault="0044220D" w:rsidP="0075291B">
            <w:pPr>
              <w:rPr>
                <w:bCs/>
                <w:iCs/>
                <w:sz w:val="20"/>
                <w:szCs w:val="20"/>
              </w:rPr>
            </w:pPr>
            <w:r w:rsidRPr="00671D56">
              <w:rPr>
                <w:bCs/>
                <w:iCs/>
                <w:sz w:val="20"/>
                <w:szCs w:val="20"/>
              </w:rPr>
              <w:t>Lavoratori</w:t>
            </w:r>
          </w:p>
        </w:tc>
      </w:tr>
      <w:tr w:rsidR="0044220D" w:rsidRPr="00556339" w:rsidTr="007529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4220D" w:rsidRPr="006C1934" w:rsidRDefault="0044220D" w:rsidP="0075291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220D" w:rsidRDefault="0044220D" w:rsidP="0075291B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44220D" w:rsidRDefault="0044220D" w:rsidP="0075291B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USTIONI TERMICHE</w:t>
            </w:r>
          </w:p>
          <w:p w:rsidR="0044220D" w:rsidRPr="00556339" w:rsidRDefault="0044220D" w:rsidP="0075291B">
            <w:pPr>
              <w:rPr>
                <w:szCs w:val="22"/>
              </w:rPr>
            </w:pPr>
            <w:r w:rsidRPr="00F22027">
              <w:rPr>
                <w:sz w:val="20"/>
                <w:szCs w:val="20"/>
              </w:rPr>
              <w:t>INCENDIO</w:t>
            </w:r>
          </w:p>
        </w:tc>
      </w:tr>
      <w:tr w:rsidR="0044220D" w:rsidRPr="005B440D" w:rsidTr="007529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4220D" w:rsidRPr="006C1934" w:rsidRDefault="0044220D" w:rsidP="0075291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220D" w:rsidRDefault="0044220D" w:rsidP="0044220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Prima di utilizzare l’apparecchio leggere le istruzioni d’uso.</w:t>
            </w:r>
          </w:p>
          <w:p w:rsidR="0044220D" w:rsidRDefault="0044220D" w:rsidP="0044220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Durante l’uso della </w:t>
            </w:r>
            <w:proofErr w:type="spellStart"/>
            <w:r>
              <w:rPr>
                <w:bCs/>
                <w:iCs/>
                <w:sz w:val="20"/>
                <w:szCs w:val="20"/>
              </w:rPr>
              <w:t>stiracapelli</w:t>
            </w:r>
            <w:proofErr w:type="spellEnd"/>
            <w:r>
              <w:rPr>
                <w:bCs/>
                <w:iCs/>
                <w:sz w:val="20"/>
                <w:szCs w:val="20"/>
              </w:rPr>
              <w:t xml:space="preserve"> le placche diventano roventi: evitare il loro contatto con il viso, orecchie, collo, nuca, </w:t>
            </w:r>
            <w:proofErr w:type="spellStart"/>
            <w:r>
              <w:rPr>
                <w:bCs/>
                <w:iCs/>
                <w:sz w:val="20"/>
                <w:szCs w:val="20"/>
              </w:rPr>
              <w:t>ecc</w:t>
            </w:r>
            <w:proofErr w:type="spellEnd"/>
            <w:r>
              <w:rPr>
                <w:bCs/>
                <w:iCs/>
                <w:sz w:val="20"/>
                <w:szCs w:val="20"/>
              </w:rPr>
              <w:t>…</w:t>
            </w:r>
          </w:p>
          <w:p w:rsidR="0044220D" w:rsidRDefault="0044220D" w:rsidP="0044220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toccare mai le piastre calde.</w:t>
            </w:r>
          </w:p>
          <w:p w:rsidR="0044220D" w:rsidRDefault="0044220D" w:rsidP="0044220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usare mai l’apparecchio su capelli sintetici o su parrucche.</w:t>
            </w:r>
          </w:p>
          <w:p w:rsidR="0044220D" w:rsidRDefault="0044220D" w:rsidP="0044220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Durante l’impiego della piastra </w:t>
            </w:r>
            <w:proofErr w:type="spellStart"/>
            <w:r>
              <w:rPr>
                <w:bCs/>
                <w:iCs/>
                <w:sz w:val="20"/>
                <w:szCs w:val="20"/>
              </w:rPr>
              <w:t>stiracapelli</w:t>
            </w:r>
            <w:proofErr w:type="spellEnd"/>
            <w:r>
              <w:rPr>
                <w:bCs/>
                <w:iCs/>
                <w:sz w:val="20"/>
                <w:szCs w:val="20"/>
              </w:rPr>
              <w:t xml:space="preserve"> non usare lacche né altri prodotti chimici.</w:t>
            </w:r>
          </w:p>
          <w:p w:rsidR="0044220D" w:rsidRDefault="0044220D" w:rsidP="0044220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Utilizzare la piastra </w:t>
            </w:r>
            <w:proofErr w:type="spellStart"/>
            <w:r>
              <w:rPr>
                <w:bCs/>
                <w:iCs/>
                <w:sz w:val="20"/>
                <w:szCs w:val="20"/>
              </w:rPr>
              <w:t>stiracapelli</w:t>
            </w:r>
            <w:proofErr w:type="spellEnd"/>
            <w:r>
              <w:rPr>
                <w:bCs/>
                <w:iCs/>
                <w:sz w:val="20"/>
                <w:szCs w:val="20"/>
              </w:rPr>
              <w:t xml:space="preserve"> unicamente per lisciare i capelli.</w:t>
            </w:r>
          </w:p>
          <w:p w:rsidR="0044220D" w:rsidRDefault="0044220D" w:rsidP="0044220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Le persone ipersensibili al calore non devono utilizzare la piastra </w:t>
            </w:r>
            <w:proofErr w:type="spellStart"/>
            <w:r>
              <w:rPr>
                <w:bCs/>
                <w:iCs/>
                <w:sz w:val="20"/>
                <w:szCs w:val="20"/>
              </w:rPr>
              <w:t>stiracapelli</w:t>
            </w:r>
            <w:proofErr w:type="spellEnd"/>
            <w:r>
              <w:rPr>
                <w:bCs/>
                <w:iCs/>
                <w:sz w:val="20"/>
                <w:szCs w:val="20"/>
              </w:rPr>
              <w:t>.</w:t>
            </w:r>
          </w:p>
          <w:p w:rsidR="0044220D" w:rsidRDefault="0044220D" w:rsidP="0044220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Dopo l’uso far raffreddare completamente l’apparecchio.</w:t>
            </w:r>
          </w:p>
          <w:p w:rsidR="0044220D" w:rsidRDefault="0044220D" w:rsidP="0044220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Estrarre la spina della presa corrente:</w:t>
            </w:r>
          </w:p>
          <w:p w:rsidR="0044220D" w:rsidRDefault="0044220D" w:rsidP="0044220D">
            <w:pPr>
              <w:numPr>
                <w:ilvl w:val="0"/>
                <w:numId w:val="2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Prima di allontanarsi dalla stanza</w:t>
            </w:r>
          </w:p>
          <w:p w:rsidR="0044220D" w:rsidRDefault="0044220D" w:rsidP="0044220D">
            <w:pPr>
              <w:numPr>
                <w:ilvl w:val="0"/>
                <w:numId w:val="2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Dopo l’uso</w:t>
            </w:r>
          </w:p>
          <w:p w:rsidR="0044220D" w:rsidRDefault="0044220D" w:rsidP="0044220D">
            <w:pPr>
              <w:numPr>
                <w:ilvl w:val="0"/>
                <w:numId w:val="2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Prima della pulizia/manutenzione</w:t>
            </w:r>
          </w:p>
          <w:p w:rsidR="0044220D" w:rsidRDefault="0044220D" w:rsidP="0044220D">
            <w:pPr>
              <w:numPr>
                <w:ilvl w:val="0"/>
                <w:numId w:val="2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Se l’apparecchio entra in contatto con l’acqua non afferrarlo prima mai prima di aver estratto la spina dalla presa di corrente</w:t>
            </w:r>
          </w:p>
          <w:p w:rsidR="0044220D" w:rsidRDefault="0044220D" w:rsidP="0044220D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Spegnere sempre la piastra </w:t>
            </w:r>
            <w:proofErr w:type="spellStart"/>
            <w:r>
              <w:rPr>
                <w:bCs/>
                <w:iCs/>
                <w:sz w:val="20"/>
                <w:szCs w:val="20"/>
              </w:rPr>
              <w:t>stiracapelli</w:t>
            </w:r>
            <w:proofErr w:type="spellEnd"/>
            <w:r>
              <w:rPr>
                <w:bCs/>
                <w:iCs/>
                <w:sz w:val="20"/>
                <w:szCs w:val="20"/>
              </w:rPr>
              <w:t xml:space="preserve"> prima di appoggiarla da qualche parte.</w:t>
            </w:r>
          </w:p>
          <w:p w:rsidR="0044220D" w:rsidRDefault="0044220D" w:rsidP="0044220D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Non utilizzare mai la piastra </w:t>
            </w:r>
            <w:proofErr w:type="spellStart"/>
            <w:r>
              <w:rPr>
                <w:bCs/>
                <w:iCs/>
                <w:sz w:val="20"/>
                <w:szCs w:val="20"/>
              </w:rPr>
              <w:t>stiracapelli</w:t>
            </w:r>
            <w:proofErr w:type="spellEnd"/>
            <w:r>
              <w:rPr>
                <w:bCs/>
                <w:iCs/>
                <w:sz w:val="20"/>
                <w:szCs w:val="20"/>
              </w:rPr>
              <w:t xml:space="preserve"> in prossimità di materiali infiammabili o di fiamme aperte: mantenere una distanza minima di 50 cm.</w:t>
            </w:r>
          </w:p>
          <w:p w:rsidR="0044220D" w:rsidRDefault="0044220D" w:rsidP="0044220D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lasciare mai l’apparecchio incustodito quando è allacciato alla corrente.</w:t>
            </w:r>
          </w:p>
          <w:p w:rsidR="0044220D" w:rsidRDefault="0044220D" w:rsidP="0044220D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 persone sotto l’influsso di alcol e medicamenti non sono autorizzate ad usare l’apparecchio.</w:t>
            </w:r>
          </w:p>
          <w:p w:rsidR="0044220D" w:rsidRDefault="0044220D" w:rsidP="0044220D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Collocare l’apparecchio solo su superfici asciutte, stabili e resistenti al calore.</w:t>
            </w:r>
          </w:p>
          <w:p w:rsidR="0044220D" w:rsidRDefault="0044220D" w:rsidP="0044220D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far prendere il cavo né farlo passare su angoli e spigoli taglienti, né incastrarlo (pericolo elettrico).</w:t>
            </w:r>
          </w:p>
          <w:p w:rsidR="0044220D" w:rsidRDefault="0044220D" w:rsidP="0044220D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far passare, né appendere cavo su oggetti roventi e tenerlo lontano dall’olio.</w:t>
            </w:r>
          </w:p>
          <w:p w:rsidR="0044220D" w:rsidRDefault="0044220D" w:rsidP="0044220D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toccare mai il cavo con mani bagnate, né tirare il cavo per estrarre la spina dalla presa corrente.</w:t>
            </w:r>
          </w:p>
          <w:p w:rsidR="0044220D" w:rsidRDefault="0044220D" w:rsidP="0044220D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trasportare né tirare l’apparecchio per il cavo di alimentazione.</w:t>
            </w:r>
          </w:p>
          <w:p w:rsidR="0044220D" w:rsidRDefault="0044220D" w:rsidP="0044220D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immergere mai l’apparecchio o il cavo nell’acqua o in altri liquidi (pericoli di ferite, incendio o scosse elettriche).</w:t>
            </w:r>
          </w:p>
          <w:p w:rsidR="0044220D" w:rsidRDefault="0044220D" w:rsidP="0044220D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Controllare regolarmente che il cavo e la spina non siano danneggiati. Non utilizzare l’apparecchio se il cavo o la spina sono danneggiati.</w:t>
            </w:r>
          </w:p>
          <w:p w:rsidR="0044220D" w:rsidRDefault="0044220D" w:rsidP="0044220D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Utilizzare esclusivamente pezzi di ricambio originali.</w:t>
            </w:r>
          </w:p>
          <w:p w:rsidR="0044220D" w:rsidRPr="007B7B47" w:rsidRDefault="0044220D" w:rsidP="0044220D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Custodire con cura l’attrezzatura.</w:t>
            </w:r>
          </w:p>
        </w:tc>
      </w:tr>
      <w:tr w:rsidR="0044220D" w:rsidRPr="00212644" w:rsidTr="0075291B">
        <w:trPr>
          <w:trHeight w:val="165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4220D" w:rsidRPr="006C1934" w:rsidRDefault="0044220D" w:rsidP="0075291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220D" w:rsidRDefault="0044220D" w:rsidP="0075291B">
            <w:ins w:id="1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2593340</wp:posOffset>
                    </wp:positionH>
                    <wp:positionV relativeFrom="paragraph">
                      <wp:posOffset>7620</wp:posOffset>
                    </wp:positionV>
                    <wp:extent cx="1310640" cy="467995"/>
                    <wp:effectExtent l="0" t="0" r="3810" b="8255"/>
                    <wp:wrapNone/>
                    <wp:docPr id="5" name="Immagine 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640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1275080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635" b="8255"/>
                    <wp:wrapSquare wrapText="bothSides"/>
                    <wp:docPr id="4" name="Immagine 4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61312" behindDoc="1" locked="0" layoutInCell="1" allowOverlap="1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3" name="Immagine 3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44220D" w:rsidRDefault="0044220D" w:rsidP="0075291B"/>
          <w:p w:rsidR="0044220D" w:rsidRDefault="0044220D" w:rsidP="0075291B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1271270</wp:posOffset>
                  </wp:positionH>
                  <wp:positionV relativeFrom="paragraph">
                    <wp:posOffset>122555</wp:posOffset>
                  </wp:positionV>
                  <wp:extent cx="1313815" cy="467995"/>
                  <wp:effectExtent l="0" t="0" r="635" b="8255"/>
                  <wp:wrapSquare wrapText="bothSides"/>
                  <wp:docPr id="2" name="Immagine 2" descr="E18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8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ins w:id="3" w:author="Lionel" w:date="2019-02-05T10:37:00Z">
              <w:r>
                <w:rPr>
                  <w:noProof/>
                </w:rPr>
                <w:drawing>
                  <wp:anchor distT="0" distB="0" distL="114300" distR="114300" simplePos="0" relativeHeight="251662336" behindDoc="1" locked="0" layoutInCell="1" allowOverlap="1">
                    <wp:simplePos x="0" y="0"/>
                    <wp:positionH relativeFrom="column">
                      <wp:posOffset>-36195</wp:posOffset>
                    </wp:positionH>
                    <wp:positionV relativeFrom="paragraph">
                      <wp:posOffset>114300</wp:posOffset>
                    </wp:positionV>
                    <wp:extent cx="1313815" cy="467995"/>
                    <wp:effectExtent l="0" t="0" r="635" b="8255"/>
                    <wp:wrapNone/>
                    <wp:docPr id="1" name="Immagine 1" descr="E1883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4" descr="E1883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44220D" w:rsidRDefault="0044220D" w:rsidP="0075291B"/>
          <w:p w:rsidR="0044220D" w:rsidRPr="00F22027" w:rsidRDefault="0044220D" w:rsidP="0075291B"/>
          <w:p w:rsidR="0044220D" w:rsidRPr="00F22027" w:rsidRDefault="0044220D" w:rsidP="0075291B">
            <w:pPr>
              <w:rPr>
                <w:sz w:val="2"/>
                <w:szCs w:val="2"/>
              </w:rPr>
            </w:pPr>
          </w:p>
        </w:tc>
      </w:tr>
      <w:tr w:rsidR="0044220D" w:rsidRPr="00363F34" w:rsidTr="0075291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4220D" w:rsidRDefault="0044220D" w:rsidP="0075291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220D" w:rsidRPr="00671D56" w:rsidRDefault="0044220D" w:rsidP="0075291B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:rsidR="0044220D" w:rsidRDefault="0044220D">
      <w:bookmarkStart w:id="4" w:name="_GoBack"/>
      <w:bookmarkEnd w:id="4"/>
    </w:p>
    <w:sectPr w:rsidR="004422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02327B"/>
    <w:multiLevelType w:val="hybridMultilevel"/>
    <w:tmpl w:val="AF4ED504"/>
    <w:lvl w:ilvl="0" w:tplc="48068A80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5DF5D22"/>
    <w:multiLevelType w:val="hybridMultilevel"/>
    <w:tmpl w:val="74822E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30270"/>
    <w:multiLevelType w:val="hybridMultilevel"/>
    <w:tmpl w:val="4894E5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0D"/>
    <w:rsid w:val="0044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FA826D-9AFE-4B64-ACFD-E16A6282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422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44220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4220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2019-06-13T09:15:00Z</dcterms:created>
  <dcterms:modified xsi:type="dcterms:W3CDTF">2019-06-13T09:16:00Z</dcterms:modified>
</cp:coreProperties>
</file>