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E77082" w:rsidRPr="00FE26E4" w:rsidTr="0098049C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77082" w:rsidRPr="00FE26E4" w:rsidRDefault="00E77082" w:rsidP="0098049C">
            <w:pPr>
              <w:pStyle w:val="Titolo3"/>
            </w:pPr>
            <w:r>
              <w:t>ATTREZZATURE: GRATTUGIA ELETTRICA</w:t>
            </w:r>
          </w:p>
        </w:tc>
      </w:tr>
      <w:tr w:rsidR="00E77082" w:rsidRPr="005B440D" w:rsidTr="0098049C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7082" w:rsidRPr="006C1934" w:rsidRDefault="00E77082" w:rsidP="0098049C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7082" w:rsidRDefault="00E77082" w:rsidP="0098049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E77082" w:rsidRDefault="00E77082" w:rsidP="0098049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E77082" w:rsidRPr="00671D56" w:rsidRDefault="00E77082" w:rsidP="0098049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E77082" w:rsidRPr="00D72098" w:rsidTr="0098049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7082" w:rsidRPr="006C1934" w:rsidRDefault="00E77082" w:rsidP="0098049C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7082" w:rsidRPr="00AC3990" w:rsidRDefault="00E77082" w:rsidP="0098049C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E77082" w:rsidRPr="00556339" w:rsidTr="0098049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7082" w:rsidRPr="006C1934" w:rsidRDefault="00E77082" w:rsidP="0098049C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7082" w:rsidRPr="00A8508E" w:rsidRDefault="00E77082" w:rsidP="0098049C">
            <w:pPr>
              <w:rPr>
                <w:sz w:val="20"/>
                <w:szCs w:val="20"/>
              </w:rPr>
            </w:pPr>
            <w:r w:rsidRPr="00A8508E">
              <w:rPr>
                <w:sz w:val="20"/>
                <w:szCs w:val="20"/>
              </w:rPr>
              <w:t xml:space="preserve">URTI, COLPI, IMPATTI E COMPRESSIONI </w:t>
            </w:r>
          </w:p>
          <w:p w:rsidR="00E77082" w:rsidRPr="00A8508E" w:rsidRDefault="00E77082" w:rsidP="0098049C">
            <w:pPr>
              <w:rPr>
                <w:sz w:val="20"/>
                <w:szCs w:val="20"/>
              </w:rPr>
            </w:pPr>
            <w:r w:rsidRPr="00A8508E">
              <w:rPr>
                <w:sz w:val="20"/>
                <w:szCs w:val="20"/>
              </w:rPr>
              <w:t>ELETTRICO</w:t>
            </w:r>
          </w:p>
          <w:p w:rsidR="00E77082" w:rsidRPr="00AC3990" w:rsidRDefault="00E77082" w:rsidP="0098049C">
            <w:pPr>
              <w:rPr>
                <w:sz w:val="20"/>
                <w:szCs w:val="18"/>
              </w:rPr>
            </w:pPr>
            <w:r w:rsidRPr="00A8508E">
              <w:rPr>
                <w:sz w:val="20"/>
                <w:szCs w:val="20"/>
              </w:rPr>
              <w:t>TAGLI, ABRASIONI</w:t>
            </w:r>
            <w:r>
              <w:rPr>
                <w:b/>
              </w:rPr>
              <w:t xml:space="preserve"> </w:t>
            </w:r>
          </w:p>
        </w:tc>
      </w:tr>
      <w:tr w:rsidR="00E77082" w:rsidRPr="005B440D" w:rsidTr="0098049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7082" w:rsidRPr="006C1934" w:rsidRDefault="00E77082" w:rsidP="0098049C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7082" w:rsidRPr="00181D1B" w:rsidRDefault="00E77082" w:rsidP="00E77082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18"/>
              </w:rPr>
            </w:pPr>
            <w:r w:rsidRPr="00181D1B">
              <w:rPr>
                <w:sz w:val="20"/>
                <w:szCs w:val="20"/>
              </w:rPr>
              <w:t xml:space="preserve">NON utilizzare l’apparecchio con mani bagnate o piedi umidi o nudi. </w:t>
            </w:r>
          </w:p>
          <w:p w:rsidR="00E77082" w:rsidRPr="00181D1B" w:rsidRDefault="00E77082" w:rsidP="00E77082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18"/>
              </w:rPr>
            </w:pPr>
            <w:r w:rsidRPr="00181D1B">
              <w:rPr>
                <w:sz w:val="20"/>
                <w:szCs w:val="20"/>
              </w:rPr>
              <w:t xml:space="preserve">NON tirare il cavo di alimentazione o l’apparecchio stesso, per staccare la spina dalla presa di corrente. </w:t>
            </w:r>
          </w:p>
          <w:p w:rsidR="00E77082" w:rsidRPr="00181D1B" w:rsidRDefault="00E77082" w:rsidP="00E77082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18"/>
              </w:rPr>
            </w:pPr>
            <w:r w:rsidRPr="00181D1B">
              <w:rPr>
                <w:sz w:val="20"/>
                <w:szCs w:val="20"/>
              </w:rPr>
              <w:t xml:space="preserve">NON esporre l’apparecchio all’umidità o all’influsso di agenti atmosferici (pioggia, sole). </w:t>
            </w:r>
          </w:p>
          <w:p w:rsidR="00E77082" w:rsidRPr="00181D1B" w:rsidRDefault="00E77082" w:rsidP="00E77082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18"/>
              </w:rPr>
            </w:pPr>
            <w:r w:rsidRPr="00181D1B">
              <w:rPr>
                <w:sz w:val="20"/>
                <w:szCs w:val="20"/>
              </w:rPr>
              <w:t xml:space="preserve">Disinserire sempre la spina dall’alimentazione elettrica prima della pulizia, manutenzione o eventuale cambio degli IT 3 accessori e in caso di mancato utilizzo dell’apparecchio. </w:t>
            </w:r>
          </w:p>
          <w:p w:rsidR="00E77082" w:rsidRPr="00181D1B" w:rsidRDefault="00E77082" w:rsidP="00E77082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18"/>
              </w:rPr>
            </w:pPr>
            <w:r w:rsidRPr="00181D1B">
              <w:rPr>
                <w:sz w:val="20"/>
                <w:szCs w:val="20"/>
              </w:rPr>
              <w:t xml:space="preserve">In caso di guasto o di cattivo funzionamento dell’apparecchio, spegnerlo e non manometterlo. Per l’eventuale riparazione rivolgersi solamente ad un centro di assistenza tecnica autorizzato. </w:t>
            </w:r>
          </w:p>
          <w:p w:rsidR="00E77082" w:rsidRPr="00181D1B" w:rsidRDefault="00E77082" w:rsidP="00E77082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18"/>
              </w:rPr>
            </w:pPr>
            <w:r w:rsidRPr="00181D1B">
              <w:rPr>
                <w:sz w:val="20"/>
                <w:szCs w:val="20"/>
              </w:rPr>
              <w:t xml:space="preserve">Se il cavo di alimentazione è danneggiato, esso deve essere sostituito da un centro di assistenza tecnica autorizzato, in modo da prevenire ogni rischio. </w:t>
            </w:r>
          </w:p>
          <w:p w:rsidR="00E77082" w:rsidRPr="00181D1B" w:rsidRDefault="00E77082" w:rsidP="00E77082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18"/>
              </w:rPr>
            </w:pPr>
            <w:r w:rsidRPr="00181D1B">
              <w:rPr>
                <w:sz w:val="20"/>
                <w:szCs w:val="20"/>
              </w:rPr>
              <w:t xml:space="preserve">L’apparecchio è destinato esclusivamente a un uso in ambienti domestici chiusi. </w:t>
            </w:r>
          </w:p>
          <w:p w:rsidR="00E77082" w:rsidRPr="00181D1B" w:rsidRDefault="00E77082" w:rsidP="00E77082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18"/>
              </w:rPr>
            </w:pPr>
            <w:r w:rsidRPr="00181D1B">
              <w:rPr>
                <w:sz w:val="20"/>
                <w:szCs w:val="20"/>
              </w:rPr>
              <w:t xml:space="preserve">NON immergere mai l’apparecchio in acqua o non metterlo mai sotto un rubinetto di acqua corrente. </w:t>
            </w:r>
          </w:p>
          <w:p w:rsidR="00E77082" w:rsidRPr="00181D1B" w:rsidRDefault="00E77082" w:rsidP="00E77082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18"/>
              </w:rPr>
            </w:pPr>
            <w:r w:rsidRPr="00181D1B">
              <w:rPr>
                <w:sz w:val="20"/>
                <w:szCs w:val="20"/>
              </w:rPr>
              <w:t xml:space="preserve">L’apparecchio non è destinato a essere fatto funzionare per mezzo di un temporizzatore esterno o con un sistema di comando a distanza separato o simili. </w:t>
            </w:r>
          </w:p>
          <w:p w:rsidR="00E77082" w:rsidRPr="00181D1B" w:rsidRDefault="00E77082" w:rsidP="00E77082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18"/>
              </w:rPr>
            </w:pPr>
            <w:r w:rsidRPr="00181D1B">
              <w:rPr>
                <w:sz w:val="20"/>
                <w:szCs w:val="20"/>
              </w:rPr>
              <w:t xml:space="preserve">NON usare l’apparecchio vicino al lavandino pieno d’acqua. Durante l’uso l’apparecchio deve essere posto in modo che non possa cadere nel lavandino. </w:t>
            </w:r>
          </w:p>
          <w:p w:rsidR="00E77082" w:rsidRPr="00181D1B" w:rsidRDefault="00E77082" w:rsidP="00E77082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18"/>
              </w:rPr>
            </w:pPr>
            <w:r w:rsidRPr="00181D1B">
              <w:rPr>
                <w:sz w:val="20"/>
                <w:szCs w:val="20"/>
              </w:rPr>
              <w:t xml:space="preserve">NON utilizzare in prossimità del piano cottura della cucina. Prestare attenzione affinché il cavo non venga a contatto con superfici calde, incandescenti, fiamme libere, pentole e altri utensili. </w:t>
            </w:r>
          </w:p>
          <w:p w:rsidR="00E77082" w:rsidRPr="00181D1B" w:rsidRDefault="00E77082" w:rsidP="00E77082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18"/>
              </w:rPr>
            </w:pPr>
            <w:r w:rsidRPr="00181D1B">
              <w:rPr>
                <w:sz w:val="20"/>
                <w:szCs w:val="20"/>
              </w:rPr>
              <w:t xml:space="preserve">NON toccare mai le parti in movimento. </w:t>
            </w:r>
          </w:p>
          <w:p w:rsidR="00E77082" w:rsidRPr="00181D1B" w:rsidRDefault="00E77082" w:rsidP="00E77082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18"/>
              </w:rPr>
            </w:pPr>
            <w:r w:rsidRPr="00181D1B">
              <w:rPr>
                <w:sz w:val="20"/>
                <w:szCs w:val="20"/>
              </w:rPr>
              <w:t xml:space="preserve">Lavare le parti destinate al contatto con gli alimenti prima dell’utilizzo. </w:t>
            </w:r>
          </w:p>
          <w:p w:rsidR="00E77082" w:rsidRPr="00181D1B" w:rsidRDefault="00E77082" w:rsidP="00E77082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18"/>
              </w:rPr>
            </w:pPr>
            <w:r w:rsidRPr="00181D1B">
              <w:rPr>
                <w:sz w:val="20"/>
                <w:szCs w:val="20"/>
              </w:rPr>
              <w:t xml:space="preserve">NON lasciare residui di cibo nella tramoggia per un periodo superiore al tempo di preparazione necessario. </w:t>
            </w:r>
          </w:p>
          <w:p w:rsidR="00E77082" w:rsidRPr="0058347E" w:rsidRDefault="00E77082" w:rsidP="00E77082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81D1B">
              <w:rPr>
                <w:sz w:val="20"/>
                <w:szCs w:val="20"/>
              </w:rPr>
              <w:t>Prestare particolare attenzione nel maneggiare il rullo, in particolare nell’estrarlo dalla tramoggia e nel lavarlo.</w:t>
            </w:r>
          </w:p>
        </w:tc>
      </w:tr>
      <w:tr w:rsidR="00E77082" w:rsidRPr="00212644" w:rsidTr="0098049C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7082" w:rsidRPr="006C1934" w:rsidRDefault="00E77082" w:rsidP="0098049C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7082" w:rsidRDefault="00E77082" w:rsidP="0098049C">
            <w:ins w:id="0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 wp14:anchorId="03B41A51" wp14:editId="2F624E4C">
                    <wp:simplePos x="0" y="0"/>
                    <wp:positionH relativeFrom="column">
                      <wp:posOffset>1285240</wp:posOffset>
                    </wp:positionH>
                    <wp:positionV relativeFrom="paragraph">
                      <wp:posOffset>1270</wp:posOffset>
                    </wp:positionV>
                    <wp:extent cx="1313815" cy="467995"/>
                    <wp:effectExtent l="0" t="0" r="0" b="0"/>
                    <wp:wrapSquare wrapText="bothSides"/>
                    <wp:docPr id="81" name="Immagine 81" descr="E174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8" descr="E174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69628E47" wp14:editId="04F91D60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82" name="Immagine 82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E77082" w:rsidRDefault="00E77082" w:rsidP="0098049C"/>
          <w:p w:rsidR="00E77082" w:rsidRPr="00671D56" w:rsidRDefault="00E77082" w:rsidP="0098049C"/>
        </w:tc>
      </w:tr>
      <w:tr w:rsidR="00E77082" w:rsidRPr="00363F34" w:rsidTr="0098049C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7082" w:rsidRDefault="00E77082" w:rsidP="0098049C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7082" w:rsidRPr="00144F37" w:rsidRDefault="00E77082" w:rsidP="00E77082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A92EEA">
              <w:rPr>
                <w:noProof/>
                <w:sz w:val="20"/>
                <w:szCs w:val="20"/>
              </w:rPr>
              <w:t>Cuffie per alimenti TNT (EN 340)</w:t>
            </w:r>
          </w:p>
          <w:p w:rsidR="00E77082" w:rsidRPr="00363F34" w:rsidRDefault="00E77082" w:rsidP="00E77082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A653D4">
              <w:rPr>
                <w:noProof/>
                <w:sz w:val="20"/>
                <w:szCs w:val="20"/>
              </w:rPr>
              <w:t>Tuta da lavoro</w:t>
            </w:r>
          </w:p>
        </w:tc>
      </w:tr>
    </w:tbl>
    <w:p w:rsidR="00E77082" w:rsidRDefault="00E77082">
      <w:bookmarkStart w:id="1" w:name="_GoBack"/>
      <w:bookmarkEnd w:id="1"/>
    </w:p>
    <w:sectPr w:rsidR="00E7708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250E9"/>
    <w:multiLevelType w:val="hybridMultilevel"/>
    <w:tmpl w:val="8C90D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082"/>
    <w:rsid w:val="00E7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8ED3EC-9D87-4C83-A343-6D1C762AB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E77082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E77082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E77082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E7708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2019-06-13T09:32:00Z</dcterms:created>
  <dcterms:modified xsi:type="dcterms:W3CDTF">2019-06-13T09:33:00Z</dcterms:modified>
</cp:coreProperties>
</file>