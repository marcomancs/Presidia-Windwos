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0586B" w14:paraId="21ED39C6" w14:textId="77777777" w:rsidTr="0006381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1D8E69" w14:textId="77777777" w:rsidR="0090586B" w:rsidRDefault="0090586B" w:rsidP="00063815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CIMATRICE</w:t>
            </w:r>
          </w:p>
        </w:tc>
      </w:tr>
      <w:tr w:rsidR="0090586B" w14:paraId="240EB788" w14:textId="77777777" w:rsidTr="0006381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1C80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1D7D" w14:textId="77777777" w:rsidR="0090586B" w:rsidRDefault="0090586B" w:rsidP="0006381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280006B9" w14:textId="77777777" w:rsidR="0090586B" w:rsidRDefault="0090586B" w:rsidP="0006381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0586B" w14:paraId="1B509716" w14:textId="77777777" w:rsidTr="0006381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AB74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5732F" w14:textId="77777777" w:rsidR="0090586B" w:rsidRDefault="0090586B" w:rsidP="0006381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0586B" w14:paraId="24A5F117" w14:textId="77777777" w:rsidTr="0006381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E5A1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64BFE" w14:textId="77777777" w:rsidR="0090586B" w:rsidRDefault="0090586B" w:rsidP="00063815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14:paraId="7A0E4EE0" w14:textId="77777777" w:rsidR="0090586B" w:rsidRDefault="0090586B" w:rsidP="00063815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PROIEZIONI</w:t>
            </w:r>
          </w:p>
          <w:p w14:paraId="11F4CE1B" w14:textId="77777777" w:rsidR="0090586B" w:rsidRDefault="0090586B" w:rsidP="00063815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14:paraId="7793967B" w14:textId="77777777" w:rsidR="0090586B" w:rsidRDefault="0090586B" w:rsidP="00063815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14:paraId="7400E11F" w14:textId="77777777" w:rsidR="0090586B" w:rsidRDefault="0090586B" w:rsidP="00063815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14:paraId="60C94697" w14:textId="77777777" w:rsidR="0090586B" w:rsidRDefault="0090586B" w:rsidP="00063815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</w:tc>
      </w:tr>
      <w:tr w:rsidR="0090586B" w:rsidRPr="007777F9" w14:paraId="521B50D4" w14:textId="77777777" w:rsidTr="0006381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EB7DB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E62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L’operazione di collegamento deve avvenire in piano e con il trattore spento, prelevando la cimatrice dall’apposita struttura di ricovero</w:t>
            </w:r>
          </w:p>
          <w:p w14:paraId="3F4EEDC9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A trattore spento regolare manualmente la posizione relative delle lame per la configurazione desiderata agendo sui bulloni previsti per ciascun lato</w:t>
            </w:r>
          </w:p>
          <w:p w14:paraId="52051F58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 xml:space="preserve">I tubi idraulici sono dotati di innesti </w:t>
            </w:r>
            <w:proofErr w:type="gramStart"/>
            <w:r>
              <w:t>rapidi ,</w:t>
            </w:r>
            <w:proofErr w:type="gramEnd"/>
            <w:r>
              <w:t xml:space="preserve"> l’utilizzo improprio o il loro danneggiamento, non impedisce più la fuoriuscita di fluido ad alta pressione che può provocare lesioni ed allergie oltre che rappresentare un prodotto inquinante disperso nell’ambiente.</w:t>
            </w:r>
          </w:p>
          <w:p w14:paraId="29905F51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Prestare attenzione a collegare i tubi verificando la corretta connessione e tenuta dell’innesto rapido per evitare la fuoriuscita di olio ad alta pressione</w:t>
            </w:r>
          </w:p>
          <w:p w14:paraId="22A572EE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Eseguire le operazioni una alla volta in modo da verificare la corrispondenza logica del movimento della leva con il movimento della lama così da controllare il corretto collegamento idraulico</w:t>
            </w:r>
          </w:p>
          <w:p w14:paraId="4036D965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 xml:space="preserve"> Accendere il trattore in uno spazio libero da ostacoli per familiarizzare e verificare tutte le possibili movimentazioni permesse dai pistoni al fine di qualificare come idonee le regolazioni fatte</w:t>
            </w:r>
          </w:p>
          <w:p w14:paraId="133ED5BB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A trattore spento liberare le lame dalle protezioni per eseguire il lavoro nel campo</w:t>
            </w:r>
          </w:p>
          <w:p w14:paraId="6C9A18D5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Su strada ritrarre tutti i pistoni in modo da occupare la sagoma minore e più idonea alla circolazione</w:t>
            </w:r>
          </w:p>
          <w:p w14:paraId="6EB7A288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Tutte le operazioni di manutenzione vanno eseguite con motore del trattore spento</w:t>
            </w:r>
          </w:p>
          <w:p w14:paraId="15E31EB0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Le operazioni di manutenzione periodica ordinaria sono propedeutiche ed indispensabili per un buon e lungo funzionamento della macchina in condizioni di sicurezza.</w:t>
            </w:r>
          </w:p>
          <w:p w14:paraId="451D1357" w14:textId="77777777" w:rsidR="0090586B" w:rsidRDefault="0090586B" w:rsidP="0090586B">
            <w:pPr>
              <w:numPr>
                <w:ilvl w:val="0"/>
                <w:numId w:val="2"/>
              </w:numPr>
            </w:pPr>
            <w:r>
              <w:t>La manutenzione ordinaria va eseguita ogni 50 ore di lavoro o per la messa a dimora per lungo periodo</w:t>
            </w:r>
          </w:p>
          <w:p w14:paraId="077BBC70" w14:textId="77777777" w:rsidR="0090586B" w:rsidRDefault="0090586B" w:rsidP="00063815"/>
          <w:p w14:paraId="30F8C145" w14:textId="77777777" w:rsidR="0090586B" w:rsidRPr="007777F9" w:rsidRDefault="0090586B" w:rsidP="00063815">
            <w:pPr>
              <w:pStyle w:val="Paragrafoelenco"/>
              <w:jc w:val="both"/>
              <w:rPr>
                <w:sz w:val="20"/>
                <w:szCs w:val="20"/>
              </w:rPr>
            </w:pPr>
          </w:p>
        </w:tc>
      </w:tr>
      <w:tr w:rsidR="0090586B" w14:paraId="1878107F" w14:textId="77777777" w:rsidTr="0006381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A9E8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21C3" w14:textId="77777777" w:rsidR="0090586B" w:rsidRDefault="0090586B" w:rsidP="00063815">
            <w:pPr>
              <w:spacing w:line="256" w:lineRule="auto"/>
              <w:rPr>
                <w:lang w:eastAsia="en-US"/>
              </w:rPr>
            </w:pPr>
          </w:p>
          <w:p w14:paraId="5C6B390A" w14:textId="77777777" w:rsidR="0090586B" w:rsidRDefault="0090586B" w:rsidP="00063815">
            <w:pPr>
              <w:spacing w:line="256" w:lineRule="auto"/>
              <w:rPr>
                <w:lang w:eastAsia="en-US"/>
              </w:rPr>
            </w:pPr>
            <w:ins w:id="0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6B7B71B8" wp14:editId="79C69B2C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55" name="Immagine 2" descr="1831K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2" descr="1831K"/>
                            <pic:cNvPicPr>
                              <a:picLocks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533BE696" wp14:editId="3C09EF38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0"/>
                    <wp:wrapSquare wrapText="bothSides"/>
                    <wp:docPr id="56" name="Immagine 1" descr="E1709K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90586B" w:rsidRPr="006649D3" w14:paraId="73BA0132" w14:textId="77777777" w:rsidTr="0006381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A623" w14:textId="77777777" w:rsidR="0090586B" w:rsidRDefault="0090586B" w:rsidP="0006381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69EC" w14:textId="77777777" w:rsidR="0090586B" w:rsidRDefault="0090586B" w:rsidP="0090586B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14:paraId="0E9B8171" w14:textId="77777777" w:rsidR="0090586B" w:rsidRDefault="0090586B" w:rsidP="0090586B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14:paraId="7EC18584" w14:textId="77777777" w:rsidR="0090586B" w:rsidRDefault="0090586B" w:rsidP="0090586B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14:paraId="612C255E" w14:textId="77777777" w:rsidR="0090586B" w:rsidRDefault="0090586B" w:rsidP="0090586B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14:paraId="75A27045" w14:textId="77777777" w:rsidR="0090586B" w:rsidRPr="006649D3" w:rsidRDefault="0090586B" w:rsidP="0090586B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</w:tbl>
    <w:p w14:paraId="41CCDE5D" w14:textId="77777777" w:rsidR="0090586B" w:rsidRDefault="0090586B" w:rsidP="0090586B"/>
    <w:p w14:paraId="4C0857BA" w14:textId="77777777" w:rsidR="00B63108" w:rsidRDefault="00B63108"/>
    <w:sectPr w:rsidR="00B63108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C6295"/>
    <w:multiLevelType w:val="hybridMultilevel"/>
    <w:tmpl w:val="6B4EF9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6B"/>
    <w:rsid w:val="004A246C"/>
    <w:rsid w:val="0090586B"/>
    <w:rsid w:val="00B6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84CF5"/>
  <w15:chartTrackingRefBased/>
  <w15:docId w15:val="{EB83298D-ECB8-4B49-B23B-D15D5051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0586B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90586B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0586B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90586B"/>
    <w:pPr>
      <w:suppressAutoHyphens/>
      <w:autoSpaceDN w:val="0"/>
      <w:ind w:left="720"/>
      <w:contextualSpacing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2021-02-18T11:11:00Z</dcterms:created>
  <dcterms:modified xsi:type="dcterms:W3CDTF">2021-02-18T11:11:00Z</dcterms:modified>
</cp:coreProperties>
</file>