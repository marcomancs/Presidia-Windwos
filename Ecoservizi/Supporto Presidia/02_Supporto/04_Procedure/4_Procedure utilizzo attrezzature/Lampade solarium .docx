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5A4264" w14:textId="77777777" w:rsidR="00674D93" w:rsidRDefault="00674D93" w:rsidP="00674D93">
      <w:pPr>
        <w:jc w:val="both"/>
      </w:pPr>
    </w:p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674D93" w:rsidRPr="00FE26E4" w14:paraId="10659B6D" w14:textId="77777777" w:rsidTr="00614F39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B1F089" w14:textId="77777777" w:rsidR="00674D93" w:rsidRPr="00FE26E4" w:rsidRDefault="00674D93" w:rsidP="00614F39">
            <w:pPr>
              <w:pStyle w:val="Titolo3"/>
            </w:pPr>
            <w:bookmarkStart w:id="0" w:name="_Toc11235589"/>
            <w:bookmarkStart w:id="1" w:name="_Toc11315294"/>
            <w:bookmarkStart w:id="2" w:name="_Toc11664514"/>
            <w:bookmarkStart w:id="3" w:name="_Hlk11661411"/>
            <w:r>
              <w:t xml:space="preserve">ATTREZZATURE: </w:t>
            </w:r>
            <w:bookmarkEnd w:id="0"/>
            <w:bookmarkEnd w:id="1"/>
            <w:bookmarkEnd w:id="2"/>
            <w:r>
              <w:t xml:space="preserve">LAMPADE PER SOLARIUM </w:t>
            </w:r>
          </w:p>
        </w:tc>
      </w:tr>
      <w:tr w:rsidR="00674D93" w:rsidRPr="00671D56" w14:paraId="66A42865" w14:textId="77777777" w:rsidTr="00614F39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086E67" w14:textId="77777777" w:rsidR="00674D93" w:rsidRPr="006C1934" w:rsidRDefault="00674D93" w:rsidP="00614F39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03C09" w14:textId="77777777" w:rsidR="00674D93" w:rsidRDefault="00674D93" w:rsidP="00614F3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14:paraId="058BFE37" w14:textId="77777777" w:rsidR="00674D93" w:rsidRPr="00671D56" w:rsidRDefault="00674D93" w:rsidP="00614F3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</w:tc>
      </w:tr>
      <w:tr w:rsidR="00674D93" w:rsidRPr="00AC3990" w14:paraId="3D39C021" w14:textId="77777777" w:rsidTr="00614F3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2AE8F2C" w14:textId="77777777" w:rsidR="00674D93" w:rsidRPr="006C1934" w:rsidRDefault="00674D93" w:rsidP="00614F39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754B7" w14:textId="77777777" w:rsidR="00674D93" w:rsidRPr="00AC3990" w:rsidRDefault="00674D93" w:rsidP="00614F39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  <w:r w:rsidR="00430447">
              <w:rPr>
                <w:bCs/>
                <w:iCs/>
                <w:sz w:val="20"/>
                <w:szCs w:val="18"/>
              </w:rPr>
              <w:t xml:space="preserve"> (NON utilizzatori)</w:t>
            </w:r>
          </w:p>
        </w:tc>
      </w:tr>
      <w:tr w:rsidR="00674D93" w:rsidRPr="00AC3990" w14:paraId="0769A3B4" w14:textId="77777777" w:rsidTr="00614F3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8C8F0C" w14:textId="77777777" w:rsidR="00674D93" w:rsidRPr="006C1934" w:rsidRDefault="00674D93" w:rsidP="00614F39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58B021" w14:textId="77777777" w:rsidR="00674D93" w:rsidRPr="00AC3990" w:rsidRDefault="00430447" w:rsidP="00614F39">
            <w:pPr>
              <w:rPr>
                <w:sz w:val="20"/>
                <w:szCs w:val="18"/>
              </w:rPr>
            </w:pPr>
            <w:r>
              <w:rPr>
                <w:caps/>
                <w:sz w:val="20"/>
                <w:szCs w:val="20"/>
              </w:rPr>
              <w:t xml:space="preserve">RADIAZIONI ultraviolette  </w:t>
            </w:r>
          </w:p>
        </w:tc>
      </w:tr>
      <w:tr w:rsidR="00674D93" w:rsidRPr="00A653D4" w14:paraId="52A549BC" w14:textId="77777777" w:rsidTr="00614F3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B9EF54" w14:textId="77777777" w:rsidR="00674D93" w:rsidRPr="006C1934" w:rsidRDefault="00674D93" w:rsidP="00614F39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F5988" w14:textId="77777777" w:rsidR="003116C9" w:rsidRPr="003116C9" w:rsidRDefault="003116C9" w:rsidP="00430447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116C9">
              <w:rPr>
                <w:sz w:val="20"/>
                <w:szCs w:val="20"/>
              </w:rPr>
              <w:t>Gli apparecchi UV devono essere marcati con il numero del tipo UV appropriato nella seguente forma: UV tipo x dove x è sostituito dal numero appropriato</w:t>
            </w:r>
          </w:p>
          <w:p w14:paraId="2FBAA587" w14:textId="77777777" w:rsidR="003116C9" w:rsidRDefault="003116C9" w:rsidP="00430447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textAlignment w:val="auto"/>
              <w:rPr>
                <w:sz w:val="20"/>
                <w:szCs w:val="18"/>
              </w:rPr>
            </w:pPr>
            <w:r w:rsidRPr="003116C9">
              <w:rPr>
                <w:sz w:val="20"/>
                <w:szCs w:val="20"/>
              </w:rPr>
              <w:t>Gli apparecchi UV devono essere marcati con il seguente avvertimento: ATTENZIONE - La radiazione ultravioletta potrebbe causare danni agli occhi e alla pelle, come invecchiamento della pelle e in ultimo la neoplasia (cancro) della pelle. Leggere attentamente le istruzioni. Indossare gli occhiali protettivi forniti. Alcuni medicinali e cosmetici potrebbero accrescerne la sensibilità</w:t>
            </w:r>
            <w:r>
              <w:t>.</w:t>
            </w:r>
          </w:p>
          <w:p w14:paraId="266CEDD5" w14:textId="77777777" w:rsidR="00674D93" w:rsidRDefault="00430447" w:rsidP="00430447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Delimitazione degli ambienti in cui vi è rischio di esposizione a UV con pannelli o pareti opache regolamentandone l’accesso </w:t>
            </w:r>
          </w:p>
          <w:p w14:paraId="3BECCA4A" w14:textId="77777777" w:rsidR="00430447" w:rsidRDefault="00430447" w:rsidP="00430447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Informazione e formazione dei lavoratori sui rischi derivanti dall’impiego di apparecchiature che emettono raggi UV</w:t>
            </w:r>
          </w:p>
          <w:p w14:paraId="06193E6C" w14:textId="77777777" w:rsidR="00430447" w:rsidRDefault="00430447" w:rsidP="00430447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Segnali di avvertimento o pericoli posti all’ingresso delle cabine </w:t>
            </w:r>
          </w:p>
          <w:p w14:paraId="117C57EE" w14:textId="77777777" w:rsidR="00430447" w:rsidRDefault="00430447" w:rsidP="00430447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Cartello indicante le norme comportamentali e di sicurezza per i lavoratori e per i clienti </w:t>
            </w:r>
          </w:p>
          <w:p w14:paraId="6A45FCC1" w14:textId="77777777" w:rsidR="00430447" w:rsidRDefault="00430447" w:rsidP="00430447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Controlli periodici sulla corretta funzionalità delle apparecchiature e, in caso di necessità, blocco delle stesse e tempestivi interventi di manutenzione </w:t>
            </w:r>
          </w:p>
          <w:p w14:paraId="19FE7A44" w14:textId="77777777" w:rsidR="003116C9" w:rsidRPr="003116C9" w:rsidRDefault="003116C9" w:rsidP="003116C9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Nel caso di pulizia del macchinario effettuarlo solo a macchina spenta</w:t>
            </w:r>
          </w:p>
        </w:tc>
      </w:tr>
      <w:tr w:rsidR="00674D93" w:rsidRPr="00671D56" w14:paraId="1C7D79D0" w14:textId="77777777" w:rsidTr="00614F39">
        <w:trPr>
          <w:trHeight w:val="198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A0A92A1" w14:textId="77777777" w:rsidR="00674D93" w:rsidRPr="006C1934" w:rsidRDefault="00674D93" w:rsidP="00614F39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80274" w14:textId="77777777" w:rsidR="00674D93" w:rsidRDefault="00674D93" w:rsidP="00614F39">
            <w:ins w:id="4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5988A992" wp14:editId="6ADE275E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9" name="Immagine 9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14:paraId="3272FF6C" w14:textId="77777777" w:rsidR="00674D93" w:rsidRDefault="00674D93" w:rsidP="00614F39"/>
          <w:p w14:paraId="00BD9FA4" w14:textId="77777777" w:rsidR="003116C9" w:rsidRDefault="003116C9" w:rsidP="00614F39"/>
          <w:p w14:paraId="05A1FC0C" w14:textId="77777777" w:rsidR="003116C9" w:rsidRDefault="003116C9" w:rsidP="00614F39"/>
          <w:p w14:paraId="324F04F2" w14:textId="77777777" w:rsidR="003116C9" w:rsidRPr="00671D56" w:rsidRDefault="003116C9" w:rsidP="00614F39">
            <w:r>
              <w:rPr>
                <w:noProof/>
              </w:rPr>
              <w:drawing>
                <wp:inline distT="0" distB="0" distL="0" distR="0" wp14:anchorId="67993F7A" wp14:editId="7D250EBF">
                  <wp:extent cx="928990" cy="797420"/>
                  <wp:effectExtent l="0" t="0" r="5080" b="3175"/>
                  <wp:docPr id="1" name="Immagine 1" descr="Immagine che contiene testo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meu_iso_a_t1_w027_1_std.lang.all.gi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542" cy="811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D93" w:rsidRPr="00E06398" w14:paraId="6A57CD68" w14:textId="77777777" w:rsidTr="00614F39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4B6D61A" w14:textId="77777777" w:rsidR="00674D93" w:rsidRDefault="00674D93" w:rsidP="00614F39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061C0" w14:textId="77777777" w:rsidR="00674D93" w:rsidRDefault="003116C9" w:rsidP="003116C9">
            <w:p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671D56">
              <w:rPr>
                <w:noProof/>
                <w:sz w:val="20"/>
                <w:szCs w:val="20"/>
              </w:rPr>
              <w:t>In caso di utilizzo dell’attrezzatura in modo appropriato</w:t>
            </w:r>
            <w:r>
              <w:rPr>
                <w:noProof/>
                <w:sz w:val="20"/>
                <w:szCs w:val="20"/>
              </w:rPr>
              <w:t>, come previsto dal manuale d’uso e manutenzione, i</w:t>
            </w:r>
            <w:r w:rsidRPr="00671D56">
              <w:rPr>
                <w:noProof/>
                <w:sz w:val="20"/>
                <w:szCs w:val="20"/>
              </w:rPr>
              <w:t xml:space="preserve"> DPI non </w:t>
            </w:r>
            <w:r>
              <w:rPr>
                <w:noProof/>
                <w:sz w:val="20"/>
                <w:szCs w:val="20"/>
              </w:rPr>
              <w:t xml:space="preserve">sono </w:t>
            </w:r>
            <w:r w:rsidRPr="00671D56">
              <w:rPr>
                <w:noProof/>
                <w:sz w:val="20"/>
                <w:szCs w:val="20"/>
              </w:rPr>
              <w:t>necessari</w:t>
            </w:r>
            <w:r>
              <w:rPr>
                <w:noProof/>
                <w:sz w:val="20"/>
                <w:szCs w:val="20"/>
              </w:rPr>
              <w:t>.</w:t>
            </w:r>
          </w:p>
          <w:p w14:paraId="51F2CAB8" w14:textId="77777777" w:rsidR="003116C9" w:rsidRPr="00E06398" w:rsidRDefault="003116C9" w:rsidP="003116C9">
            <w:p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Gli utilizzatori devono indosaare occhialini di protezione </w:t>
            </w:r>
          </w:p>
        </w:tc>
      </w:tr>
      <w:bookmarkEnd w:id="3"/>
    </w:tbl>
    <w:p w14:paraId="45700372" w14:textId="77777777" w:rsidR="00674D93" w:rsidRDefault="00674D93" w:rsidP="00674D93">
      <w:pPr>
        <w:jc w:val="both"/>
      </w:pPr>
    </w:p>
    <w:p w14:paraId="7540FF22" w14:textId="77777777" w:rsidR="00674D93" w:rsidRDefault="00674D93" w:rsidP="00674D93">
      <w:pPr>
        <w:suppressAutoHyphens w:val="0"/>
      </w:pPr>
      <w:bookmarkStart w:id="5" w:name="_GoBack"/>
      <w:bookmarkEnd w:id="5"/>
    </w:p>
    <w:sectPr w:rsidR="00674D9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7E51E0"/>
    <w:multiLevelType w:val="hybridMultilevel"/>
    <w:tmpl w:val="6E32D8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C17669"/>
    <w:multiLevelType w:val="hybridMultilevel"/>
    <w:tmpl w:val="C5C23C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7D5E86"/>
    <w:multiLevelType w:val="hybridMultilevel"/>
    <w:tmpl w:val="6AA4B3E8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52602B7"/>
    <w:multiLevelType w:val="hybridMultilevel"/>
    <w:tmpl w:val="96A23E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2C7329"/>
    <w:multiLevelType w:val="hybridMultilevel"/>
    <w:tmpl w:val="72386F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D93"/>
    <w:rsid w:val="003116C9"/>
    <w:rsid w:val="00430447"/>
    <w:rsid w:val="00674D93"/>
    <w:rsid w:val="00B002D3"/>
    <w:rsid w:val="00F4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9872E"/>
  <w15:chartTrackingRefBased/>
  <w15:docId w15:val="{7BE8AACD-93D7-4BAE-AA53-96AF80240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674D93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674D93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674D93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674D93"/>
    <w:pPr>
      <w:ind w:left="720"/>
    </w:pPr>
  </w:style>
  <w:style w:type="character" w:customStyle="1" w:styleId="fontstyle01">
    <w:name w:val="fontstyle01"/>
    <w:basedOn w:val="Carpredefinitoparagrafo"/>
    <w:rsid w:val="00430447"/>
    <w:rPr>
      <w:rFonts w:ascii="Arial" w:hAnsi="Arial" w:cs="Arial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Carpredefinitoparagrafo"/>
    <w:rsid w:val="00430447"/>
    <w:rPr>
      <w:rFonts w:ascii="Wingdings" w:hAnsi="Wingdings" w:hint="default"/>
      <w:b w:val="0"/>
      <w:bCs w:val="0"/>
      <w:i w:val="0"/>
      <w:iCs w:val="0"/>
      <w:color w:val="000000"/>
      <w:sz w:val="16"/>
      <w:szCs w:val="16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002D3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002D3"/>
    <w:rPr>
      <w:rFonts w:ascii="Segoe UI" w:eastAsia="Times New Roman" w:hAnsi="Segoe UI" w:cs="Segoe UI"/>
      <w:sz w:val="18"/>
      <w:szCs w:val="18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42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2</cp:revision>
  <cp:lastPrinted>2019-06-19T10:31:00Z</cp:lastPrinted>
  <dcterms:created xsi:type="dcterms:W3CDTF">2019-06-17T15:35:00Z</dcterms:created>
  <dcterms:modified xsi:type="dcterms:W3CDTF">2019-06-19T10:31:00Z</dcterms:modified>
</cp:coreProperties>
</file>