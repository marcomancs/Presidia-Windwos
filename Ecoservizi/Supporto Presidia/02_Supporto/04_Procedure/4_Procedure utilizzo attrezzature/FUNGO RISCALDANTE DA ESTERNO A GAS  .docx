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B0485F" w:rsidRPr="00FE26E4" w14:paraId="468EE411" w14:textId="77777777" w:rsidTr="00EE24ED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1916DC" w14:textId="45FF5272" w:rsidR="00B0485F" w:rsidRPr="00FE26E4" w:rsidRDefault="00B0485F" w:rsidP="00EE24ED">
            <w:pPr>
              <w:pStyle w:val="Titolo3"/>
            </w:pPr>
            <w:bookmarkStart w:id="0" w:name="_Toc11315297"/>
            <w:r>
              <w:t xml:space="preserve">ATTREZZATURE: </w:t>
            </w:r>
            <w:bookmarkEnd w:id="0"/>
            <w:r>
              <w:t xml:space="preserve">FUNGO RISCALDANTE DA ESTERNO A GAS </w:t>
            </w:r>
            <w:r>
              <w:t xml:space="preserve"> </w:t>
            </w:r>
          </w:p>
        </w:tc>
      </w:tr>
      <w:tr w:rsidR="00B0485F" w:rsidRPr="00671D56" w14:paraId="57BED6B2" w14:textId="77777777" w:rsidTr="00EE24ED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2D03A9D" w14:textId="77777777" w:rsidR="00B0485F" w:rsidRPr="006C1934" w:rsidRDefault="00B0485F" w:rsidP="00EE24ED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57C17" w14:textId="77777777" w:rsidR="00B0485F" w:rsidRDefault="00B0485F" w:rsidP="00EE24E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14:paraId="05565D4B" w14:textId="77777777" w:rsidR="00B0485F" w:rsidRDefault="00B0485F" w:rsidP="00EE24E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14:paraId="5D45BF0A" w14:textId="77777777" w:rsidR="00B0485F" w:rsidRPr="00671D56" w:rsidRDefault="00B0485F" w:rsidP="00EE24E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B0485F" w:rsidRPr="00AC3990" w14:paraId="163618EF" w14:textId="77777777" w:rsidTr="00EE24E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F3F525D" w14:textId="77777777" w:rsidR="00B0485F" w:rsidRPr="006C1934" w:rsidRDefault="00B0485F" w:rsidP="00EE24ED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7A29C" w14:textId="77777777" w:rsidR="00B0485F" w:rsidRPr="00AC3990" w:rsidRDefault="00B0485F" w:rsidP="00EE24ED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B0485F" w:rsidRPr="00613BA5" w14:paraId="25AD657F" w14:textId="77777777" w:rsidTr="00EE24E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4674FA2" w14:textId="77777777" w:rsidR="00B0485F" w:rsidRPr="006C1934" w:rsidRDefault="00B0485F" w:rsidP="00EE24ED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66C646" w14:textId="77777777" w:rsidR="00B0485F" w:rsidRDefault="00B0485F" w:rsidP="00EE24ED">
            <w:pPr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 xml:space="preserve">USTIONI </w:t>
            </w:r>
          </w:p>
          <w:p w14:paraId="4154F196" w14:textId="77777777" w:rsidR="00B0485F" w:rsidRDefault="00B0485F" w:rsidP="00EE24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ELETTRICO </w:t>
            </w:r>
          </w:p>
          <w:p w14:paraId="53D1761F" w14:textId="66C3C8CE" w:rsidR="00B0485F" w:rsidRPr="00613BA5" w:rsidRDefault="00B0485F" w:rsidP="00EE24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INCENDIO</w:t>
            </w:r>
          </w:p>
        </w:tc>
      </w:tr>
      <w:tr w:rsidR="00B0485F" w:rsidRPr="005A76FF" w14:paraId="622AB580" w14:textId="77777777" w:rsidTr="00EE24E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81B71A3" w14:textId="77777777" w:rsidR="00B0485F" w:rsidRPr="006C1934" w:rsidRDefault="00B0485F" w:rsidP="00EE24ED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61DFF7" w14:textId="77777777" w:rsidR="00B0485F" w:rsidRDefault="00B0485F" w:rsidP="00B0485F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Utilizzare il riscaldatore solo in zona esterna </w:t>
            </w:r>
          </w:p>
          <w:p w14:paraId="2C95AFB5" w14:textId="77777777" w:rsidR="00B0485F" w:rsidRDefault="00B0485F" w:rsidP="00B0485F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L’uso interno è pericoloso e vietato </w:t>
            </w:r>
          </w:p>
          <w:p w14:paraId="0D2E2069" w14:textId="77777777" w:rsidR="00B0485F" w:rsidRDefault="00B0485F" w:rsidP="00B0485F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Utilizzare in aree ampiamente ventilate (un’area ampiamente ventilata deve avere un minimo di 25% della superficie aperta) </w:t>
            </w:r>
          </w:p>
          <w:p w14:paraId="58E42A16" w14:textId="77777777" w:rsidR="00B0485F" w:rsidRDefault="00E3345C" w:rsidP="00B0485F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Leggere le </w:t>
            </w:r>
            <w:r w:rsidR="00C12554">
              <w:rPr>
                <w:sz w:val="20"/>
                <w:szCs w:val="20"/>
              </w:rPr>
              <w:t xml:space="preserve">istruzioni del manuale d’uso e manutenzione prima dell’uso. </w:t>
            </w:r>
          </w:p>
          <w:p w14:paraId="4680B10E" w14:textId="77777777" w:rsidR="00C12554" w:rsidRDefault="00C12554" w:rsidP="00B0485F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Utilizzare il dispositivo solo per lo scopo previsto, altri utilizzi possono portare a ustioni, incendio, esplosione, collisione </w:t>
            </w:r>
            <w:proofErr w:type="gramStart"/>
            <w:r>
              <w:rPr>
                <w:sz w:val="20"/>
                <w:szCs w:val="20"/>
              </w:rPr>
              <w:t>ecc..</w:t>
            </w:r>
            <w:proofErr w:type="gramEnd"/>
          </w:p>
          <w:p w14:paraId="7185D7B8" w14:textId="77777777" w:rsidR="00C12554" w:rsidRDefault="00C12554" w:rsidP="00B0485F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Installare l’apparecchio solo in osservanza ai locali regolamenti, alle leggi e normative applicabili. </w:t>
            </w:r>
          </w:p>
          <w:p w14:paraId="19FF8827" w14:textId="77777777" w:rsidR="00C12554" w:rsidRDefault="00C12554" w:rsidP="00B0485F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 utilizzare mai il riscaldatore in luoghi dove possono essere presenti gas, prodotti o fumi infiammabili e/o nocivi</w:t>
            </w:r>
          </w:p>
          <w:p w14:paraId="2D7E548C" w14:textId="77777777" w:rsidR="00C12554" w:rsidRDefault="00C12554" w:rsidP="00B0485F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Non posizionare il dispositivo vicino a materiali infiammabili </w:t>
            </w:r>
          </w:p>
          <w:p w14:paraId="711744DF" w14:textId="77777777" w:rsidR="00C12554" w:rsidRDefault="00C12554" w:rsidP="00B0485F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Per non incorrere nel rischio di surriscaldamento, evitare di coprire l’apparecchio </w:t>
            </w:r>
          </w:p>
          <w:p w14:paraId="68B564C4" w14:textId="77777777" w:rsidR="00C12554" w:rsidRDefault="00C12554" w:rsidP="00B0485F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Non inserire oggetti nelle aperture del dispositivo </w:t>
            </w:r>
          </w:p>
          <w:p w14:paraId="5059EDDB" w14:textId="77777777" w:rsidR="00C12554" w:rsidRDefault="00D317D2" w:rsidP="00B0485F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Durante e subito dopo il funzionamento, l’apparecchio è estremamente caldo, non toccare mai durante o subito dopo il funzionamento, non spostare mai l’apparecchio durante questo tempo </w:t>
            </w:r>
          </w:p>
          <w:p w14:paraId="1FE38AAF" w14:textId="77777777" w:rsidR="00D317D2" w:rsidRDefault="00D317D2" w:rsidP="00B0485F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Spegnere l’apparecchio quando è incustodito </w:t>
            </w:r>
          </w:p>
          <w:p w14:paraId="61EE6251" w14:textId="77777777" w:rsidR="00D317D2" w:rsidRDefault="00D317D2" w:rsidP="00B0485F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 ostruire i fori di ventilazione del carter della bombola</w:t>
            </w:r>
          </w:p>
          <w:p w14:paraId="65B8E022" w14:textId="77777777" w:rsidR="00D317D2" w:rsidRDefault="00D317D2" w:rsidP="00B0485F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chiudere il rubinetto della bombola del gas e/o il regolatore: a. prima di spostare l’apparecchio; b. dopo l’uso </w:t>
            </w:r>
          </w:p>
          <w:p w14:paraId="4D62E9CA" w14:textId="03CFAED2" w:rsidR="00D317D2" w:rsidRDefault="00D317D2" w:rsidP="00B0485F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Il tubo o il tubo flessibile deve essere cambiato entro gli intervalli prescritti </w:t>
            </w:r>
          </w:p>
          <w:p w14:paraId="61F01F4B" w14:textId="77777777" w:rsidR="00D317D2" w:rsidRPr="00D317D2" w:rsidRDefault="00D317D2" w:rsidP="00D317D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317D2">
              <w:rPr>
                <w:sz w:val="20"/>
                <w:szCs w:val="20"/>
              </w:rPr>
              <w:t>Utilizzare solo il tipo di gas e il tipo di bombola specificati dal produttore.</w:t>
            </w:r>
          </w:p>
          <w:p w14:paraId="53ED6B65" w14:textId="64777DB9" w:rsidR="00D317D2" w:rsidRPr="00D317D2" w:rsidRDefault="00D317D2" w:rsidP="00D317D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317D2">
              <w:rPr>
                <w:sz w:val="20"/>
                <w:szCs w:val="20"/>
              </w:rPr>
              <w:t>In caso di vento violento particolare attenzione deve essere prestata contro inclinazione dell’apparecchio.</w:t>
            </w:r>
          </w:p>
          <w:p w14:paraId="1CA612E5" w14:textId="725E8777" w:rsidR="00D317D2" w:rsidRPr="00D317D2" w:rsidRDefault="00D317D2" w:rsidP="00D317D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317D2">
              <w:rPr>
                <w:sz w:val="20"/>
                <w:szCs w:val="20"/>
              </w:rPr>
              <w:t>Far effettuare eventuali riparazioni e/o</w:t>
            </w:r>
            <w:r>
              <w:rPr>
                <w:sz w:val="20"/>
                <w:szCs w:val="20"/>
              </w:rPr>
              <w:t xml:space="preserve"> </w:t>
            </w:r>
            <w:r w:rsidRPr="00D317D2">
              <w:rPr>
                <w:sz w:val="20"/>
                <w:szCs w:val="20"/>
              </w:rPr>
              <w:t>manutenzione solo da un tecnico di assistenza riconosciuto.</w:t>
            </w:r>
          </w:p>
          <w:p w14:paraId="037AE2C3" w14:textId="01CBD3AF" w:rsidR="00D317D2" w:rsidRPr="00D317D2" w:rsidRDefault="00D317D2" w:rsidP="00D317D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317D2">
              <w:rPr>
                <w:sz w:val="20"/>
                <w:szCs w:val="20"/>
              </w:rPr>
              <w:t>Assicurarsi che venga utilizzato il gas corretto e che i contenitori di gas non siano</w:t>
            </w:r>
            <w:r>
              <w:rPr>
                <w:sz w:val="20"/>
                <w:szCs w:val="20"/>
              </w:rPr>
              <w:t xml:space="preserve"> </w:t>
            </w:r>
            <w:r w:rsidRPr="00D317D2">
              <w:rPr>
                <w:sz w:val="20"/>
                <w:szCs w:val="20"/>
              </w:rPr>
              <w:t>esposti a calore estremo o estreme variazioni di temperatura. Conservare sempre i contenitori di gas in un luogo fresco,</w:t>
            </w:r>
            <w:r>
              <w:rPr>
                <w:sz w:val="20"/>
                <w:szCs w:val="20"/>
              </w:rPr>
              <w:t xml:space="preserve"> </w:t>
            </w:r>
            <w:r w:rsidRPr="00D317D2">
              <w:rPr>
                <w:sz w:val="20"/>
                <w:szCs w:val="20"/>
              </w:rPr>
              <w:t>asciutto e buio.</w:t>
            </w:r>
          </w:p>
          <w:p w14:paraId="20EA9389" w14:textId="29D3F0BC" w:rsidR="00D317D2" w:rsidRPr="00D317D2" w:rsidRDefault="00D317D2" w:rsidP="00D317D2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317D2">
              <w:rPr>
                <w:sz w:val="20"/>
                <w:szCs w:val="20"/>
              </w:rPr>
              <w:t>Utilizzare sempre un regolatore a bassa</w:t>
            </w:r>
            <w:r>
              <w:rPr>
                <w:sz w:val="20"/>
                <w:szCs w:val="20"/>
              </w:rPr>
              <w:t xml:space="preserve"> </w:t>
            </w:r>
            <w:r w:rsidRPr="00D317D2">
              <w:rPr>
                <w:sz w:val="20"/>
                <w:szCs w:val="20"/>
              </w:rPr>
              <w:t>pressione appropriato e approvato. In caso</w:t>
            </w:r>
            <w:r>
              <w:rPr>
                <w:sz w:val="20"/>
                <w:szCs w:val="20"/>
              </w:rPr>
              <w:t xml:space="preserve"> </w:t>
            </w:r>
            <w:r w:rsidRPr="00D317D2">
              <w:rPr>
                <w:sz w:val="20"/>
                <w:szCs w:val="20"/>
              </w:rPr>
              <w:t>di dubbio contattare il rivenditore locale.</w:t>
            </w:r>
          </w:p>
        </w:tc>
      </w:tr>
      <w:tr w:rsidR="00B0485F" w:rsidRPr="00671D56" w14:paraId="0275984A" w14:textId="77777777" w:rsidTr="00EE24ED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B81DB53" w14:textId="77777777" w:rsidR="00B0485F" w:rsidRPr="006C1934" w:rsidRDefault="00B0485F" w:rsidP="00EE24ED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7C13D" w14:textId="77777777" w:rsidR="00B0485F" w:rsidRDefault="00B0485F" w:rsidP="00EE24ED">
            <w:ins w:id="1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1F54B3EB" wp14:editId="0F86FAB1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17" name="Immagine 17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14:paraId="0D4D22F2" w14:textId="77777777" w:rsidR="00B0485F" w:rsidRDefault="00B0485F" w:rsidP="00EE24ED"/>
          <w:p w14:paraId="634252F6" w14:textId="77777777" w:rsidR="00B0485F" w:rsidRPr="00671D56" w:rsidRDefault="00B0485F" w:rsidP="00EE24ED"/>
        </w:tc>
      </w:tr>
      <w:tr w:rsidR="00B0485F" w:rsidRPr="00613BA5" w14:paraId="21E9BF18" w14:textId="77777777" w:rsidTr="00EE24ED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5FF817" w14:textId="77777777" w:rsidR="00B0485F" w:rsidRDefault="00B0485F" w:rsidP="00EE24ED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BD86D1" w14:textId="77777777" w:rsidR="00B0485F" w:rsidRPr="00613BA5" w:rsidRDefault="00B0485F" w:rsidP="00EE24ED">
            <w:pPr>
              <w:rPr>
                <w:noProof/>
                <w:sz w:val="20"/>
                <w:szCs w:val="20"/>
              </w:rPr>
            </w:pPr>
            <w:r w:rsidRPr="00671D56">
              <w:rPr>
                <w:noProof/>
                <w:sz w:val="20"/>
                <w:szCs w:val="20"/>
              </w:rPr>
              <w:t>In caso di utilizzo dell’attrezzatura in modo appropriato</w:t>
            </w:r>
            <w:r>
              <w:rPr>
                <w:noProof/>
                <w:sz w:val="20"/>
                <w:szCs w:val="20"/>
              </w:rPr>
              <w:t>, come previsto dal manuale d’uso e manutenzione, i</w:t>
            </w:r>
            <w:r w:rsidRPr="00671D56">
              <w:rPr>
                <w:noProof/>
                <w:sz w:val="20"/>
                <w:szCs w:val="20"/>
              </w:rPr>
              <w:t xml:space="preserve"> DPI non </w:t>
            </w:r>
            <w:r>
              <w:rPr>
                <w:noProof/>
                <w:sz w:val="20"/>
                <w:szCs w:val="20"/>
              </w:rPr>
              <w:t xml:space="preserve">sono </w:t>
            </w:r>
            <w:r w:rsidRPr="00671D56">
              <w:rPr>
                <w:noProof/>
                <w:sz w:val="20"/>
                <w:szCs w:val="20"/>
              </w:rPr>
              <w:t>necessari</w:t>
            </w:r>
            <w:r>
              <w:rPr>
                <w:noProof/>
                <w:sz w:val="20"/>
                <w:szCs w:val="20"/>
              </w:rPr>
              <w:t>.</w:t>
            </w:r>
          </w:p>
        </w:tc>
      </w:tr>
    </w:tbl>
    <w:p w14:paraId="36D61F02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D0343B"/>
    <w:multiLevelType w:val="hybridMultilevel"/>
    <w:tmpl w:val="EB5233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85F"/>
    <w:rsid w:val="004F4F70"/>
    <w:rsid w:val="00B0485F"/>
    <w:rsid w:val="00C12554"/>
    <w:rsid w:val="00D317D2"/>
    <w:rsid w:val="00E3345C"/>
    <w:rsid w:val="00F4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53A16"/>
  <w15:chartTrackingRefBased/>
  <w15:docId w15:val="{008A267E-C8E4-4149-B4ED-997152396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B0485F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B0485F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B0485F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B0485F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2021-01-18T16:57:00Z</dcterms:created>
  <dcterms:modified xsi:type="dcterms:W3CDTF">2021-01-18T17:49:00Z</dcterms:modified>
</cp:coreProperties>
</file>