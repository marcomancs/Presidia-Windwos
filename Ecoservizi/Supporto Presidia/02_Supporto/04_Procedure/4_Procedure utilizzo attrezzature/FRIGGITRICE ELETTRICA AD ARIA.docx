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73C3F" w:rsidRPr="00FE26E4" w14:paraId="30D7AB20" w14:textId="77777777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E217D" w14:textId="4D961650" w:rsidR="00373C3F" w:rsidRPr="00FE26E4" w:rsidRDefault="00373C3F" w:rsidP="00A22AEB">
            <w:pPr>
              <w:pStyle w:val="Titolo3"/>
            </w:pPr>
            <w:bookmarkStart w:id="0" w:name="_Toc11315292"/>
            <w:r>
              <w:t>ATTREZZATURE: FRIGGITRICE</w:t>
            </w:r>
            <w:bookmarkEnd w:id="0"/>
            <w:r w:rsidR="007B7569">
              <w:t xml:space="preserve"> ELETTRICA AD ARIA</w:t>
            </w:r>
          </w:p>
        </w:tc>
      </w:tr>
      <w:tr w:rsidR="00373C3F" w:rsidRPr="005B440D" w14:paraId="7714F68F" w14:textId="77777777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CCC80F" w14:textId="77777777" w:rsidR="00373C3F" w:rsidRPr="006C1934" w:rsidRDefault="00373C3F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3D4B2" w14:textId="77777777" w:rsidR="00373C3F" w:rsidRDefault="00373C3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74A3840E" w14:textId="77777777" w:rsidR="00373C3F" w:rsidRDefault="00373C3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400E13A8" w14:textId="77777777" w:rsidR="00373C3F" w:rsidRPr="00671D56" w:rsidRDefault="00373C3F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373C3F" w:rsidRPr="00D72098" w14:paraId="04D3304C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43C6AE" w14:textId="77777777" w:rsidR="00373C3F" w:rsidRPr="006C1934" w:rsidRDefault="00373C3F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9EF6F" w14:textId="77777777" w:rsidR="00373C3F" w:rsidRPr="00AC3990" w:rsidRDefault="00373C3F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373C3F" w:rsidRPr="00556339" w14:paraId="58378395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F08537" w14:textId="77777777" w:rsidR="00373C3F" w:rsidRPr="006C1934" w:rsidRDefault="00373C3F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34BE7" w14:textId="77777777" w:rsidR="00373C3F" w:rsidRDefault="00373C3F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INCENDIO</w:t>
            </w:r>
          </w:p>
          <w:p w14:paraId="6CF383E1" w14:textId="77777777" w:rsidR="00373C3F" w:rsidRDefault="00373C3F" w:rsidP="00A22AE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551739F6" w14:textId="77777777" w:rsidR="00373C3F" w:rsidRDefault="00373C3F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LESIONI</w:t>
            </w:r>
          </w:p>
          <w:p w14:paraId="77176981" w14:textId="77777777" w:rsidR="00373C3F" w:rsidRPr="00AC3990" w:rsidRDefault="00373C3F" w:rsidP="00A22A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USTIONI</w:t>
            </w:r>
          </w:p>
        </w:tc>
      </w:tr>
      <w:tr w:rsidR="00373C3F" w:rsidRPr="005B440D" w14:paraId="50B252D5" w14:textId="77777777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BFBF92" w14:textId="77777777" w:rsidR="00373C3F" w:rsidRPr="006C1934" w:rsidRDefault="00373C3F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19BE8" w14:textId="67574292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Non toccare il cestello, il contenitore e le parti metalliche interne dell’apparecchio nei minuti seguenti al suo spegnimento. Attendere il raffreddamento delle parti calde. Pericolo di ustioni </w:t>
            </w:r>
          </w:p>
          <w:p w14:paraId="3A48141C" w14:textId="042A78B0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Quando l’apparecchio non è in funzione, staccare la spina dalla presa di corrente elettrica e lasciarlo raffreddare prima di eseguire la pulizia</w:t>
            </w:r>
          </w:p>
          <w:p w14:paraId="6C64A33E" w14:textId="751F4313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Non muovere l’apparecchio quando contiene ancora cibo </w:t>
            </w:r>
          </w:p>
          <w:p w14:paraId="4B5D2F81" w14:textId="770FAFEB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Non accendere l’apparecchio quando non contiene cibo</w:t>
            </w:r>
          </w:p>
          <w:p w14:paraId="2FDCCE9F" w14:textId="7EC94A48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Non ostruire le prese d’aria </w:t>
            </w:r>
          </w:p>
          <w:p w14:paraId="0B33B6B4" w14:textId="77DE2BDD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Non riempire il contenitore con olio </w:t>
            </w:r>
          </w:p>
          <w:p w14:paraId="2145A450" w14:textId="183713A7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Durante l’uso, aria e vapore caldi fuoriescono dalla presa d’aria. Tenere le mani ed il viso lontano dalla presa d’aria </w:t>
            </w:r>
          </w:p>
          <w:p w14:paraId="13F9B2D4" w14:textId="21038037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Quando si muove il contenitore dal corpo dell’apparecchio, fuoriescono anche aria e vapori caldi. Tenere le mani ed il viso lontano dal contenitore </w:t>
            </w:r>
          </w:p>
          <w:p w14:paraId="1E5A73C8" w14:textId="31F8CA96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Collegare sempre l’apparecchio ad una presa come messa a terra </w:t>
            </w:r>
          </w:p>
          <w:p w14:paraId="3A93FC0A" w14:textId="3080B270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Non immergere l’apparecchio in acqua o altri liquidi </w:t>
            </w:r>
          </w:p>
          <w:p w14:paraId="544A3346" w14:textId="3C0C4512" w:rsid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Non scollegare la spina dalla presa di corrente tirandola per il cavo. </w:t>
            </w:r>
          </w:p>
          <w:p w14:paraId="3DC299A2" w14:textId="6159200B" w:rsidR="007B7569" w:rsidRPr="007B7569" w:rsidRDefault="007B7569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Prima di procedere alla pulizia dell’apparecchio scollegare sempre la spina dalla presa di corrente </w:t>
            </w:r>
          </w:p>
          <w:p w14:paraId="1495C4F9" w14:textId="46C38B71" w:rsidR="00373C3F" w:rsidRPr="007B7569" w:rsidRDefault="00373C3F" w:rsidP="007B7569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</w:tc>
      </w:tr>
      <w:tr w:rsidR="00373C3F" w:rsidRPr="00212644" w14:paraId="2E4714AE" w14:textId="77777777" w:rsidTr="00A22AEB">
        <w:trPr>
          <w:trHeight w:val="1596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208F11" w14:textId="77777777" w:rsidR="00373C3F" w:rsidRPr="006C1934" w:rsidRDefault="00373C3F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D6946" w14:textId="77777777" w:rsidR="00373C3F" w:rsidRDefault="00373C3F" w:rsidP="00A22AEB">
            <w:ins w:id="1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44C5A461" wp14:editId="6D40035D">
                    <wp:simplePos x="0" y="0"/>
                    <wp:positionH relativeFrom="column">
                      <wp:posOffset>2603500</wp:posOffset>
                    </wp:positionH>
                    <wp:positionV relativeFrom="paragraph">
                      <wp:posOffset>0</wp:posOffset>
                    </wp:positionV>
                    <wp:extent cx="1313815" cy="467995"/>
                    <wp:effectExtent l="0" t="0" r="0" b="0"/>
                    <wp:wrapSquare wrapText="bothSides"/>
                    <wp:docPr id="114" name="Immagine 12" descr="E171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2" descr="E171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4BCDF6BA" wp14:editId="377F25CC">
                    <wp:simplePos x="0" y="0"/>
                    <wp:positionH relativeFrom="column">
                      <wp:posOffset>1283335</wp:posOffset>
                    </wp:positionH>
                    <wp:positionV relativeFrom="paragraph">
                      <wp:posOffset>-15240</wp:posOffset>
                    </wp:positionV>
                    <wp:extent cx="1313815" cy="467995"/>
                    <wp:effectExtent l="0" t="0" r="0" b="0"/>
                    <wp:wrapSquare wrapText="bothSides"/>
                    <wp:docPr id="132" name="Immagine 45" descr="E171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E171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23D9CFFD" wp14:editId="760CDE52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3" name="Immagine 13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135C8410" w14:textId="35D05948" w:rsidR="00373C3F" w:rsidRDefault="00373C3F" w:rsidP="00A22AEB"/>
          <w:p w14:paraId="5F432749" w14:textId="332F39FC" w:rsidR="00373C3F" w:rsidRPr="00671D56" w:rsidRDefault="00373C3F" w:rsidP="00A22AEB"/>
        </w:tc>
      </w:tr>
      <w:tr w:rsidR="00373C3F" w:rsidRPr="00363F34" w14:paraId="0EFF3363" w14:textId="77777777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F12608" w14:textId="77777777" w:rsidR="00373C3F" w:rsidRDefault="00373C3F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0467" w14:textId="77777777" w:rsidR="00373C3F" w:rsidRPr="00E2259C" w:rsidRDefault="00373C3F" w:rsidP="00373C3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E2259C">
              <w:rPr>
                <w:noProof/>
                <w:sz w:val="20"/>
                <w:szCs w:val="20"/>
              </w:rPr>
              <w:t>Guanti di protezione contro rischi termici (EN 407)</w:t>
            </w:r>
          </w:p>
          <w:p w14:paraId="0A5C38E4" w14:textId="683FD2C0" w:rsidR="00373C3F" w:rsidRPr="007B7569" w:rsidRDefault="00373C3F" w:rsidP="007B756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</w:tc>
      </w:tr>
    </w:tbl>
    <w:p w14:paraId="6F63050D" w14:textId="77777777" w:rsidR="00373C3F" w:rsidRDefault="00373C3F"/>
    <w:sectPr w:rsidR="00373C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67F55"/>
    <w:multiLevelType w:val="hybridMultilevel"/>
    <w:tmpl w:val="57FA75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3F"/>
    <w:rsid w:val="00373C3F"/>
    <w:rsid w:val="007B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94E97"/>
  <w15:chartTrackingRefBased/>
  <w15:docId w15:val="{A542D24D-9494-4CC9-9890-6E28C2A79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73C3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73C3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73C3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373C3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6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2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6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Veronica Casalanguida</cp:lastModifiedBy>
  <cp:revision>2</cp:revision>
  <dcterms:created xsi:type="dcterms:W3CDTF">2021-10-27T10:24:00Z</dcterms:created>
  <dcterms:modified xsi:type="dcterms:W3CDTF">2021-10-27T10:24:00Z</dcterms:modified>
</cp:coreProperties>
</file>